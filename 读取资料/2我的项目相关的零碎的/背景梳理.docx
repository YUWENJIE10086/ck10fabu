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2AA74">
      <w:pPr>
        <w:rPr>
          <w:del w:id="0" w:author="上善若水" w:date="2026-09-07T15:27:12Z"/>
          <w:rFonts w:hint="eastAsia" w:ascii="仿宋_GB2312" w:hAnsi="仿宋_GB2312" w:eastAsia="仿宋_GB2312" w:cs="仿宋_GB2312"/>
          <w:sz w:val="28"/>
          <w:szCs w:val="28"/>
        </w:rPr>
      </w:pPr>
      <w:del w:id="1" w:author="上善若水" w:date="2026-09-07T15:27:12Z">
        <w:r>
          <w:rPr>
            <w:rFonts w:hint="eastAsia" w:ascii="仿宋_GB2312" w:hAnsi="仿宋_GB2312" w:eastAsia="仿宋_GB2312" w:cs="仿宋_GB2312"/>
            <w:sz w:val="28"/>
            <w:szCs w:val="28"/>
          </w:rPr>
          <w:delText>一、背景：</w:delText>
        </w:r>
      </w:del>
    </w:p>
    <w:p w14:paraId="0F5678D7"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</w:rPr>
        <w:t>年，为更多更快了解烟农对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烤房管理现状</w:t>
      </w:r>
      <w:r>
        <w:rPr>
          <w:rFonts w:hint="eastAsia" w:ascii="仿宋_GB2312" w:hAnsi="仿宋_GB2312" w:eastAsia="仿宋_GB2312" w:cs="仿宋_GB2312"/>
          <w:sz w:val="28"/>
          <w:szCs w:val="28"/>
        </w:rPr>
        <w:t>工作的意见，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组织烟农匿名填写了</w:t>
      </w:r>
      <w:r>
        <w:rPr>
          <w:rFonts w:hint="eastAsia" w:ascii="仿宋_GB2312" w:hAnsi="仿宋_GB2312" w:eastAsia="仿宋_GB2312" w:cs="仿宋_GB2312"/>
          <w:sz w:val="28"/>
          <w:szCs w:val="28"/>
        </w:rPr>
        <w:t>“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烤房满意度及建议</w:t>
      </w:r>
      <w:r>
        <w:rPr>
          <w:rFonts w:hint="eastAsia" w:ascii="仿宋_GB2312" w:hAnsi="仿宋_GB2312" w:eastAsia="仿宋_GB2312" w:cs="仿宋_GB2312"/>
          <w:sz w:val="28"/>
          <w:szCs w:val="28"/>
        </w:rPr>
        <w:t>问卷”，600多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份</w:t>
      </w:r>
      <w:r>
        <w:rPr>
          <w:rFonts w:hint="eastAsia" w:ascii="仿宋_GB2312" w:hAnsi="仿宋_GB2312" w:eastAsia="仿宋_GB2312" w:cs="仿宋_GB2312"/>
          <w:sz w:val="28"/>
          <w:szCs w:val="28"/>
        </w:rPr>
        <w:t>烟农问卷的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倾向性表明</w:t>
      </w:r>
      <w:r>
        <w:rPr>
          <w:rFonts w:hint="eastAsia" w:ascii="仿宋_GB2312" w:hAnsi="仿宋_GB2312" w:eastAsia="仿宋_GB2312" w:cs="仿宋_GB2312"/>
          <w:sz w:val="28"/>
          <w:szCs w:val="28"/>
        </w:rPr>
        <w:t>：烟农烤房使用过程有三大忧愁，</w: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一是</w: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  <w:lang w:val="en-US" w:eastAsia="zh-CN"/>
        </w:rPr>
        <w:t>用房愁</w:t>
      </w:r>
      <w:r>
        <w:rPr>
          <w:rFonts w:hint="eastAsia" w:ascii="仿宋_GB2312" w:hAnsi="仿宋_GB2312" w:eastAsia="仿宋_GB2312" w:cs="仿宋_GB2312"/>
          <w:sz w:val="28"/>
          <w:szCs w:val="28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烤房资源分布不均衡，烘烤季供需紧张，跨主体调剂协调难度大，烘烤技术门槛高，处置不当烟叶损失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严重</w:t>
      </w:r>
      <w:r>
        <w:rPr>
          <w:rFonts w:hint="eastAsia" w:ascii="仿宋_GB2312" w:hAnsi="仿宋_GB2312" w:eastAsia="仿宋_GB2312" w:cs="仿宋_GB2312"/>
          <w:sz w:val="28"/>
          <w:szCs w:val="28"/>
        </w:rPr>
        <w:t>；</w: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二是</w: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  <w:lang w:val="en-US" w:eastAsia="zh-CN"/>
        </w:rPr>
        <w:t>报修愁</w:t>
      </w:r>
      <w:r>
        <w:rPr>
          <w:rFonts w:hint="eastAsia" w:ascii="仿宋_GB2312" w:hAnsi="仿宋_GB2312" w:eastAsia="仿宋_GB2312" w:cs="仿宋_GB2312"/>
          <w:sz w:val="28"/>
          <w:szCs w:val="28"/>
        </w:rPr>
        <w:t>，临时性抢修耗时费力，找人难、时间长、风险大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，备突发故障后求助渠道少，人员调度耗时长，故障处置周期不可控，烘烤生产风险突出</w:t>
      </w:r>
      <w:r>
        <w:rPr>
          <w:rFonts w:hint="eastAsia" w:ascii="仿宋_GB2312" w:hAnsi="仿宋_GB2312" w:eastAsia="仿宋_GB2312" w:cs="仿宋_GB2312"/>
          <w:sz w:val="28"/>
          <w:szCs w:val="28"/>
        </w:rPr>
        <w:t>；</w: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三是</w:t>
      </w:r>
      <w:r>
        <w:rPr>
          <w:rFonts w:hint="eastAsia" w:ascii="仿宋_GB2312" w:hAnsi="仿宋_GB2312" w:eastAsia="仿宋_GB2312" w:cs="仿宋_GB2312"/>
          <w:color w:val="0000FF"/>
          <w:sz w:val="28"/>
          <w:szCs w:val="28"/>
          <w:lang w:val="en-US" w:eastAsia="zh-CN"/>
        </w:rPr>
        <w:t>管护愁</w:t>
      </w:r>
      <w:r>
        <w:rPr>
          <w:rFonts w:hint="eastAsia" w:ascii="仿宋_GB2312" w:hAnsi="仿宋_GB2312" w:eastAsia="仿宋_GB2312" w:cs="仿宋_GB2312"/>
          <w:sz w:val="28"/>
          <w:szCs w:val="28"/>
        </w:rPr>
        <w:t>，政策多变、养护不一，合作社资金不规范，不透明、不公开、不满意。</w:t>
      </w:r>
    </w:p>
    <w:p w14:paraId="126EEDB5">
      <w:pPr>
        <w:rPr>
          <w:del w:id="2" w:author="上善若水" w:date="2026-09-07T15:21:14Z"/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这反映了宜昌烟区</w:t>
      </w:r>
      <w:r>
        <w:rPr>
          <w:rFonts w:hint="eastAsia" w:ascii="仿宋_GB2312" w:hAnsi="仿宋_GB2312" w:eastAsia="仿宋_GB2312" w:cs="仿宋_GB2312"/>
          <w:sz w:val="28"/>
          <w:szCs w:val="28"/>
        </w:rPr>
        <w:t>烤房管理几大突出痛点：</w:t>
      </w:r>
      <w:del w:id="3" w:author="上善若水" w:date="2026-09-07T15:21:14Z">
        <w:r>
          <w:rPr>
            <w:rFonts w:hint="eastAsia" w:ascii="仿宋_GB2312" w:hAnsi="仿宋_GB2312" w:eastAsia="仿宋_GB2312" w:cs="仿宋_GB2312"/>
            <w:sz w:val="28"/>
            <w:szCs w:val="28"/>
          </w:rPr>
          <w:delText>一是底数不清，近十五的烤房建设历史中，烤房建设与维修渠道多，交接的历史档案无更新，烤房有多少、在哪里时过境迁不清楚；二是状态不明，历史建设的烤房多少能用一笔糊涂账；烤房的健康状况全靠人工看、经验判，缺乏量化评估，设备只换不修、浪费和投入压力大；三是烟农满意</w:delText>
        </w:r>
      </w:del>
      <w:del w:id="4" w:author="上善若水" w:date="2026-09-07T15:21:14Z">
        <w:r>
          <w:rPr>
            <w:rFonts w:hint="eastAsia" w:ascii="仿宋_GB2312" w:hAnsi="仿宋_GB2312" w:eastAsia="仿宋_GB2312" w:cs="仿宋_GB2312"/>
            <w:sz w:val="28"/>
            <w:szCs w:val="28"/>
            <w:lang w:val="en-US" w:eastAsia="zh-CN"/>
          </w:rPr>
          <w:delText>度低</w:delText>
        </w:r>
      </w:del>
      <w:del w:id="5" w:author="上善若水" w:date="2026-09-07T15:21:14Z">
        <w:r>
          <w:rPr>
            <w:rFonts w:hint="eastAsia" w:ascii="仿宋_GB2312" w:hAnsi="仿宋_GB2312" w:eastAsia="仿宋_GB2312" w:cs="仿宋_GB2312"/>
            <w:sz w:val="28"/>
            <w:szCs w:val="28"/>
          </w:rPr>
          <w:delText>，修建靠关系，抢修靠自己，资产闲置，修复盲目，调剂无门、投入不公。</w:delText>
        </w:r>
      </w:del>
    </w:p>
    <w:p w14:paraId="708EB511">
      <w:pPr>
        <w:rPr>
          <w:del w:id="6" w:author="上善若水" w:date="2026-09-07T15:21:23Z"/>
          <w:rFonts w:hint="eastAsia" w:ascii="仿宋_GB2312" w:hAnsi="仿宋_GB2312" w:eastAsia="仿宋_GB2312" w:cs="仿宋_GB2312"/>
          <w:sz w:val="28"/>
          <w:szCs w:val="28"/>
        </w:rPr>
      </w:pPr>
      <w:del w:id="7" w:author="上善若水" w:date="2026-09-07T15:21:23Z">
        <w:r>
          <w:rPr>
            <w:rFonts w:hint="eastAsia" w:ascii="仿宋_GB2312" w:hAnsi="仿宋_GB2312" w:eastAsia="仿宋_GB2312" w:cs="仿宋_GB2312"/>
            <w:sz w:val="28"/>
            <w:szCs w:val="28"/>
          </w:rPr>
          <w:delText>资源调度缺少数字支撑</w:delText>
        </w:r>
      </w:del>
    </w:p>
    <w:p w14:paraId="6564D2BF">
      <w:pPr>
        <w:rPr>
          <w:rFonts w:hint="eastAsia"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一是</w:t>
      </w:r>
      <w:del w:id="8" w:author="上善若水" w:date="2026-09-07T15:21:54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资源调度缺少数字支撑（智用）</w:t>
      </w:r>
      <w:del w:id="9" w:author="上善若水" w:date="2026-09-07T15:21:57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：资产动态台账缺失，烤房调剂、故障处置缺乏系统手段，闲置资源难以服务烟农生产需求。</w:t>
      </w:r>
    </w:p>
    <w:p w14:paraId="04DDC688">
      <w:pPr>
        <w:rPr>
          <w:rFonts w:hint="eastAsia"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二是</w:t>
      </w:r>
      <w:del w:id="10" w:author="上善若水" w:date="2026-09-07T15:21:56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</w:delText>
        </w:r>
      </w:del>
      <w:del w:id="11" w:author="上善若水" w:date="2026-09-07T15:21:55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基建投入缺少量化依据（智投）</w:t>
      </w:r>
      <w:del w:id="12" w:author="上善若水" w:date="2026-09-07T15:21:59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：无统一烤房健康量化评价，修复、新建决策依赖经验，容易产生资金浪费与错配。</w:t>
      </w:r>
    </w:p>
    <w:p w14:paraId="2EF78AB2">
      <w:pPr>
        <w:rPr>
          <w:del w:id="13" w:author="上善若水" w:date="2026-09-07T15:26:56Z"/>
          <w:rFonts w:hint="eastAsia" w:ascii="仿宋_GB2312" w:hAnsi="仿宋_GB2312" w:eastAsia="仿宋_GB2312" w:cs="仿宋_GB2312"/>
          <w:color w:val="0000FF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三是</w:t>
      </w:r>
      <w:del w:id="14" w:author="上善若水" w:date="2026-09-07T15:22:02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</w:delText>
        </w:r>
      </w:del>
      <w:del w:id="15" w:author="上善若水" w:date="2026-09-07T15:22:01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管护运行缺少闭环约束（智管）</w:t>
      </w:r>
      <w:del w:id="16" w:author="上善若水" w:date="2026-09-07T15:22:00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**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</w:rPr>
        <w:t>：</w:t>
      </w:r>
      <w:ins w:id="17" w:author="上善若水" w:date="2026-09-07T15:26:56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t>无论是集群烤房还是单体烤房，虽然已明确合作社管护主体责任，但普遍存在 “主体清责任不明、责任明队伍不全、队伍全工作不力” 的现实困境。管护队伍、养护资金、作业全过程缺乏数字化线上监管手段，管护执行标准难以落地，合作社承受资金、管理、队伍多重压力，“不想管、不愿管、不服管” 现象较为突出，进而衍生出调剂无门、修复盲目、投入不公等系列问题，最终造成烟农整体满意度偏低。</w:t>
        </w:r>
      </w:ins>
      <w:del w:id="18" w:author="上善若水" w:date="2026-09-07T15:26:56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管护责任虽明确，但队伍、资金、作业过程缺少线上监管约束，管护执行标准落地不到位，进而带来调剂无门、修复盲目、投入不公，最终造成烟农整体满意度偏低。管护队伍、经费、作业流程缺少数字化监管，制度落地打折扣，直接影响烟农使用体验与满意度。</w:delText>
        </w:r>
      </w:del>
    </w:p>
    <w:p w14:paraId="294F13AE">
      <w:pPr>
        <w:rPr>
          <w:rFonts w:hint="eastAsia" w:ascii="仿宋_GB2312" w:hAnsi="仿宋_GB2312" w:eastAsia="仿宋_GB2312" w:cs="仿宋_GB2312"/>
          <w:sz w:val="28"/>
          <w:szCs w:val="28"/>
        </w:rPr>
      </w:pPr>
      <w:del w:id="19" w:author="上善若水" w:date="2026-09-07T15:26:56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</w:rPr>
          <w:delText>集群烤房也好，单建烤房也好，烟农合作社不愿作为管护责任主体，存在主体清责任不明，责任明队伍不全，队伍全工作不力的现象，资金、管理、队伍压力大，不想管、不愿管、不服管现象突出。</w:delText>
        </w:r>
      </w:del>
    </w:p>
    <w:p w14:paraId="5179B927">
      <w:pPr>
        <w:rPr>
          <w:del w:id="20" w:author="上善若水" w:date="2026-09-07T15:27:06Z"/>
          <w:rFonts w:hint="eastAsia" w:ascii="仿宋_GB2312" w:hAnsi="仿宋_GB2312" w:eastAsia="仿宋_GB2312" w:cs="仿宋_GB2312"/>
          <w:color w:val="0000FF"/>
          <w:sz w:val="28"/>
          <w:szCs w:val="28"/>
          <w:rPrChange w:id="21" w:author="上善若水" w:date="2026-09-07T15:27:03Z">
            <w:rPr>
              <w:del w:id="22" w:author="上善若水" w:date="2026-09-07T15:27:06Z"/>
              <w:rFonts w:hint="eastAsia" w:ascii="仿宋_GB2312" w:hAnsi="仿宋_GB2312" w:eastAsia="仿宋_GB2312" w:cs="仿宋_GB2312"/>
              <w:sz w:val="24"/>
              <w:szCs w:val="24"/>
            </w:rPr>
          </w:rPrChange>
        </w:rPr>
      </w:pPr>
    </w:p>
    <w:p w14:paraId="3CCC2EF4">
      <w:pPr>
        <w:rPr>
          <w:del w:id="23" w:author="上善若水" w:date="2026-09-07T15:27:15Z"/>
          <w:rFonts w:hint="eastAsia" w:ascii="仿宋_GB2312" w:hAnsi="仿宋_GB2312" w:eastAsia="仿宋_GB2312" w:cs="仿宋_GB2312"/>
          <w:color w:val="0000FF"/>
          <w:sz w:val="28"/>
          <w:szCs w:val="28"/>
          <w:rPrChange w:id="24" w:author="上善若水" w:date="2026-09-07T15:27:03Z">
            <w:rPr>
              <w:del w:id="25" w:author="上善若水" w:date="2026-09-07T15:27:15Z"/>
              <w:rFonts w:hint="eastAsia" w:ascii="仿宋_GB2312" w:hAnsi="仿宋_GB2312" w:eastAsia="仿宋_GB2312" w:cs="仿宋_GB2312"/>
              <w:color w:val="0000FF"/>
              <w:sz w:val="24"/>
              <w:szCs w:val="24"/>
            </w:rPr>
          </w:rPrChange>
        </w:rPr>
      </w:pPr>
      <w:del w:id="26" w:author="上善若水" w:date="2026-09-07T15:27:05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  <w:rPrChange w:id="27" w:author="上善若水" w:date="2026-09-07T15:27:03Z"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</w:rPr>
            </w:rPrChange>
          </w:rPr>
          <w:delText>&gt;</w:delText>
        </w:r>
      </w:del>
      <w:del w:id="29" w:author="上善若水" w:date="2026-09-07T15:27:05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  <w:rPrChange w:id="30" w:author="上善若水" w:date="2026-09-07T15:27:03Z"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</w:rPr>
            </w:rPrChange>
          </w:rPr>
          <w:delText xml:space="preserve"> 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  <w:rPrChange w:id="32" w:author="上善若水" w:date="2026-09-07T15:27:03Z">
            <w:rPr>
              <w:rFonts w:hint="eastAsia" w:ascii="仿宋_GB2312" w:hAnsi="仿宋_GB2312" w:eastAsia="仿宋_GB2312" w:cs="仿宋_GB2312"/>
              <w:color w:val="0000FF"/>
              <w:sz w:val="24"/>
              <w:szCs w:val="24"/>
            </w:rPr>
          </w:rPrChange>
        </w:rPr>
        <w:t>针对烟农现实诉求与行业管理堵点，项目打造</w:t>
      </w:r>
      <w:del w:id="33" w:author="上善若水" w:date="2026-09-07T15:23:58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  <w:rPrChange w:id="34" w:author="上善若水" w:date="2026-09-07T15:27:03Z"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</w:rPr>
            </w:rPrChange>
          </w:rPr>
          <w:delText>*</w:delText>
        </w:r>
      </w:del>
      <w:del w:id="36" w:author="上善若水" w:date="2026-09-07T15:23:57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  <w:rPrChange w:id="37" w:author="上善若水" w:date="2026-09-07T15:27:03Z"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</w:rPr>
            </w:rPrChange>
          </w:rPr>
          <w:delText>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  <w:rPrChange w:id="39" w:author="上善若水" w:date="2026-09-07T15:27:03Z">
            <w:rPr>
              <w:rFonts w:hint="eastAsia" w:ascii="仿宋_GB2312" w:hAnsi="仿宋_GB2312" w:eastAsia="仿宋_GB2312" w:cs="仿宋_GB2312"/>
              <w:color w:val="0000FF"/>
              <w:sz w:val="24"/>
              <w:szCs w:val="24"/>
            </w:rPr>
          </w:rPrChange>
        </w:rPr>
        <w:t>智用、智投、智管</w:t>
      </w:r>
      <w:del w:id="40" w:author="上善若水" w:date="2026-09-07T15:24:01Z">
        <w:r>
          <w:rPr>
            <w:rFonts w:hint="eastAsia" w:ascii="仿宋_GB2312" w:hAnsi="仿宋_GB2312" w:eastAsia="仿宋_GB2312" w:cs="仿宋_GB2312"/>
            <w:color w:val="0000FF"/>
            <w:sz w:val="28"/>
            <w:szCs w:val="28"/>
            <w:rPrChange w:id="41" w:author="上善若水" w:date="2026-09-07T15:27:03Z"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</w:rPr>
            </w:rPrChange>
          </w:rPr>
          <w:delText>**</w:delText>
        </w:r>
      </w:del>
      <w:r>
        <w:rPr>
          <w:rFonts w:hint="eastAsia" w:ascii="仿宋_GB2312" w:hAnsi="仿宋_GB2312" w:eastAsia="仿宋_GB2312" w:cs="仿宋_GB2312"/>
          <w:color w:val="0000FF"/>
          <w:sz w:val="28"/>
          <w:szCs w:val="28"/>
          <w:rPrChange w:id="43" w:author="上善若水" w:date="2026-09-07T15:27:03Z">
            <w:rPr>
              <w:rFonts w:hint="eastAsia" w:ascii="仿宋_GB2312" w:hAnsi="仿宋_GB2312" w:eastAsia="仿宋_GB2312" w:cs="仿宋_GB2312"/>
              <w:color w:val="0000FF"/>
              <w:sz w:val="24"/>
              <w:szCs w:val="24"/>
            </w:rPr>
          </w:rPrChange>
        </w:rPr>
        <w:t>三大数智业务场景，构建全链条数字化解决方案。</w:t>
      </w:r>
    </w:p>
    <w:p w14:paraId="07FF5366">
      <w:pPr>
        <w:rPr>
          <w:del w:id="44" w:author="上善若水" w:date="2026-09-07T15:27:18Z"/>
          <w:rFonts w:hint="eastAsia" w:ascii="仿宋_GB2312" w:hAnsi="仿宋_GB2312" w:eastAsia="仿宋_GB2312" w:cs="仿宋_GB2312"/>
          <w:color w:val="0000FF"/>
          <w:sz w:val="28"/>
          <w:szCs w:val="28"/>
          <w:rPrChange w:id="45" w:author="上善若水" w:date="2026-09-07T15:27:03Z">
            <w:rPr>
              <w:del w:id="46" w:author="上善若水" w:date="2026-09-07T15:27:18Z"/>
              <w:rFonts w:hint="eastAsia" w:ascii="仿宋_GB2312" w:hAnsi="仿宋_GB2312" w:eastAsia="仿宋_GB2312" w:cs="仿宋_GB2312"/>
              <w:sz w:val="24"/>
              <w:szCs w:val="24"/>
            </w:rPr>
          </w:rPrChange>
        </w:rPr>
      </w:pPr>
      <w:bookmarkStart w:id="0" w:name="_GoBack"/>
      <w:bookmarkEnd w:id="0"/>
    </w:p>
    <w:p w14:paraId="2D94CA57">
      <w:pPr>
        <w:rPr>
          <w:del w:id="47" w:author="上善若水" w:date="2026-09-07T15:27:17Z"/>
          <w:rFonts w:hint="eastAsia" w:ascii="仿宋_GB2312" w:hAnsi="仿宋_GB2312" w:eastAsia="仿宋_GB2312" w:cs="仿宋_GB2312"/>
          <w:color w:val="0000FF"/>
          <w:sz w:val="28"/>
          <w:szCs w:val="28"/>
          <w:rPrChange w:id="48" w:author="上善若水" w:date="2026-09-07T15:27:03Z">
            <w:rPr>
              <w:del w:id="49" w:author="上善若水" w:date="2026-09-07T15:27:17Z"/>
              <w:rFonts w:hint="eastAsia" w:ascii="仿宋_GB2312" w:hAnsi="仿宋_GB2312" w:eastAsia="仿宋_GB2312" w:cs="仿宋_GB2312"/>
              <w:sz w:val="24"/>
              <w:szCs w:val="24"/>
            </w:rPr>
          </w:rPrChange>
        </w:rPr>
      </w:pPr>
    </w:p>
    <w:p w14:paraId="578195FC">
      <w:pPr>
        <w:rPr>
          <w:rFonts w:hint="eastAsia" w:ascii="仿宋_GB2312" w:hAnsi="仿宋_GB2312" w:eastAsia="仿宋_GB2312" w:cs="仿宋_GB2312"/>
          <w:color w:val="0000FF"/>
          <w:sz w:val="28"/>
          <w:szCs w:val="28"/>
          <w:rPrChange w:id="50" w:author="上善若水" w:date="2026-09-07T15:27:03Z">
            <w:rPr>
              <w:rFonts w:hint="eastAsia" w:ascii="仿宋_GB2312" w:hAnsi="仿宋_GB2312" w:eastAsia="仿宋_GB2312" w:cs="仿宋_GB2312"/>
              <w:sz w:val="24"/>
              <w:szCs w:val="24"/>
            </w:rPr>
          </w:rPrChange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上善若水">
    <w15:presenceInfo w15:providerId="WPS Office" w15:userId="111929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A928570"/>
    <w:rsid w:val="3B670559"/>
    <w:rsid w:val="4DFF95BE"/>
    <w:rsid w:val="6EFFD6ED"/>
    <w:rsid w:val="6FBF3097"/>
    <w:rsid w:val="6FC65FD4"/>
    <w:rsid w:val="76BF05C6"/>
    <w:rsid w:val="79FBE7DB"/>
    <w:rsid w:val="7BAB47E1"/>
    <w:rsid w:val="7EBD827B"/>
    <w:rsid w:val="7F7C538C"/>
    <w:rsid w:val="7F8D90A8"/>
    <w:rsid w:val="7FDBCDF0"/>
    <w:rsid w:val="7FEB3E93"/>
    <w:rsid w:val="7FFB3143"/>
    <w:rsid w:val="7FFBFEC1"/>
    <w:rsid w:val="7FFEC545"/>
    <w:rsid w:val="ABF3BF5D"/>
    <w:rsid w:val="AFDBB540"/>
    <w:rsid w:val="AFFF3C50"/>
    <w:rsid w:val="B723A0B4"/>
    <w:rsid w:val="B9FFE0EB"/>
    <w:rsid w:val="BA928570"/>
    <w:rsid w:val="BB7F5F64"/>
    <w:rsid w:val="BDF73AB6"/>
    <w:rsid w:val="CE6FCC7E"/>
    <w:rsid w:val="DFAFAC6F"/>
    <w:rsid w:val="EBDDDD43"/>
    <w:rsid w:val="F77A98D9"/>
    <w:rsid w:val="F7F9983D"/>
    <w:rsid w:val="FBE3A1CD"/>
    <w:rsid w:val="FE2D9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2026-09-07T22:43:00Z</dcterms:created>
  <dc:creator>上善若水</dc:creator>
  <cp:lastModifiedBy>上善若水</cp:lastModifiedBy>
  <dcterms:modified xsi:type="dcterms:W3CDTF">2026-09-07T15:27:19Z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0D2FBEBE1E987628225D9E6A5B576C8F_41</vt:lpwstr>
  </property>
</Properties>
</file>