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F57AB3" w14:textId="77777777" w:rsidR="00F95AF0" w:rsidRDefault="00CA2CF5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2</w:t>
      </w:r>
      <w:r>
        <w:rPr>
          <w:rFonts w:ascii="黑体" w:eastAsia="黑体" w:hAnsi="黑体"/>
          <w:sz w:val="30"/>
          <w:szCs w:val="30"/>
        </w:rPr>
        <w:t>026</w:t>
      </w:r>
      <w:r>
        <w:rPr>
          <w:rFonts w:ascii="黑体" w:eastAsia="黑体" w:hAnsi="黑体" w:hint="eastAsia"/>
          <w:sz w:val="30"/>
          <w:szCs w:val="30"/>
        </w:rPr>
        <w:t>年度基础设施全周期信息化管理方案（初稿）</w:t>
      </w:r>
    </w:p>
    <w:p w14:paraId="5C948520" w14:textId="77777777" w:rsidR="00F95AF0" w:rsidRDefault="00CA2CF5">
      <w:pPr>
        <w:ind w:firstLineChars="200" w:firstLine="56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一、目标</w:t>
      </w:r>
    </w:p>
    <w:p w14:paraId="2469499A" w14:textId="77777777" w:rsidR="00F95AF0" w:rsidRDefault="00CA2CF5">
      <w:pPr>
        <w:ind w:firstLineChars="200" w:firstLine="562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1</w:t>
      </w:r>
      <w:r>
        <w:rPr>
          <w:rFonts w:ascii="仿宋_GB2312" w:eastAsia="仿宋_GB2312"/>
          <w:b/>
          <w:sz w:val="30"/>
          <w:szCs w:val="30"/>
        </w:rPr>
        <w:t>.</w:t>
      </w:r>
      <w:r>
        <w:rPr>
          <w:rFonts w:ascii="仿宋_GB2312" w:eastAsia="仿宋_GB2312" w:hint="eastAsia"/>
          <w:b/>
          <w:sz w:val="30"/>
          <w:szCs w:val="30"/>
        </w:rPr>
        <w:t>构建起全市烤房全口径的档案信息系统。</w:t>
      </w:r>
      <w:r>
        <w:rPr>
          <w:rFonts w:ascii="仿宋_GB2312" w:eastAsia="仿宋_GB2312" w:hint="eastAsia"/>
          <w:sz w:val="30"/>
          <w:szCs w:val="30"/>
        </w:rPr>
        <w:t>对现有的各种来源、各种主体的烤房建立档案信息，实现在线多维度查询、跟踪识别、问题展示等，实现年度重大变化的适时档案更新。</w:t>
      </w:r>
    </w:p>
    <w:p w14:paraId="7F69A13F" w14:textId="77777777" w:rsidR="00F95AF0" w:rsidRDefault="00CA2CF5">
      <w:pPr>
        <w:ind w:firstLineChars="200" w:firstLine="562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重点是多维度查询和看板管理。</w:t>
      </w:r>
      <w:r>
        <w:rPr>
          <w:rFonts w:ascii="仿宋_GB2312" w:eastAsia="仿宋_GB2312" w:hint="eastAsia"/>
          <w:sz w:val="30"/>
          <w:szCs w:val="30"/>
        </w:rPr>
        <w:t>如：不同区域（到村组小地名）、不同年度、不同类型、不同厂家（对应烤炉）的烤房数量及对应的受益烟田面积、行业投入的金额，使用现状与所在烟叶种植区域的规模匹配度、设施维护需求等。</w:t>
      </w:r>
    </w:p>
    <w:p w14:paraId="1FE93604" w14:textId="77777777" w:rsidR="00F95AF0" w:rsidRDefault="00CA2CF5">
      <w:pPr>
        <w:ind w:firstLineChars="200" w:firstLine="562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2</w:t>
      </w:r>
      <w:r>
        <w:rPr>
          <w:rFonts w:ascii="仿宋_GB2312" w:eastAsia="仿宋_GB2312"/>
          <w:b/>
          <w:sz w:val="30"/>
          <w:szCs w:val="30"/>
        </w:rPr>
        <w:t>.</w:t>
      </w:r>
      <w:r>
        <w:rPr>
          <w:rFonts w:ascii="仿宋_GB2312" w:eastAsia="仿宋_GB2312" w:hint="eastAsia"/>
          <w:b/>
          <w:sz w:val="30"/>
          <w:szCs w:val="30"/>
        </w:rPr>
        <w:t>构建起烤房运行维护制度并</w:t>
      </w:r>
      <w:bookmarkStart w:id="0" w:name="OLE_LINK2"/>
      <w:bookmarkStart w:id="1" w:name="OLE_LINK1"/>
      <w:r>
        <w:rPr>
          <w:rFonts w:ascii="仿宋_GB2312" w:eastAsia="仿宋_GB2312" w:hint="eastAsia"/>
          <w:b/>
          <w:sz w:val="30"/>
          <w:szCs w:val="30"/>
        </w:rPr>
        <w:t>有效动态维护</w:t>
      </w:r>
      <w:bookmarkEnd w:id="0"/>
      <w:bookmarkEnd w:id="1"/>
      <w:r>
        <w:rPr>
          <w:rFonts w:ascii="仿宋_GB2312" w:eastAsia="仿宋_GB2312" w:hint="eastAsia"/>
          <w:b/>
          <w:sz w:val="30"/>
          <w:szCs w:val="30"/>
        </w:rPr>
        <w:t>。</w:t>
      </w:r>
      <w:r>
        <w:rPr>
          <w:rFonts w:ascii="仿宋_GB2312" w:eastAsia="仿宋_GB2312" w:hint="eastAsia"/>
          <w:sz w:val="30"/>
          <w:szCs w:val="30"/>
        </w:rPr>
        <w:t>以提高运行、维护效率为核心，对运行、维护全过程进行跟踪管理，实现自助管理等。</w:t>
      </w:r>
    </w:p>
    <w:p w14:paraId="0B755CF8" w14:textId="77777777" w:rsidR="00F95AF0" w:rsidRDefault="00CA2CF5">
      <w:pPr>
        <w:ind w:firstLineChars="200" w:firstLine="562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重点是自助管理和流程追踪。</w:t>
      </w:r>
      <w:r>
        <w:rPr>
          <w:rFonts w:ascii="仿宋_GB2312" w:eastAsia="仿宋_GB2312" w:hint="eastAsia"/>
          <w:sz w:val="30"/>
          <w:szCs w:val="30"/>
        </w:rPr>
        <w:t>如：技术员对区域内烤房的多维度查询、匹配、运行及维护，特别是维护管理，自助提交资料、在线审核，全流程可追踪。</w:t>
      </w:r>
    </w:p>
    <w:p w14:paraId="2851AF5C" w14:textId="77777777" w:rsidR="00F95AF0" w:rsidRDefault="00CA2CF5">
      <w:pPr>
        <w:pStyle w:val="HTML"/>
        <w:widowControl/>
        <w:numPr>
          <w:ilvl w:val="255"/>
          <w:numId w:val="0"/>
        </w:numPr>
        <w:wordWrap w:val="0"/>
        <w:ind w:leftChars="200" w:left="380" w:firstLineChars="200" w:firstLine="562"/>
        <w:rPr>
          <w:rFonts w:ascii="仿宋_GB2312" w:eastAsia="仿宋_GB2312" w:hAnsiTheme="minorHAnsi" w:cstheme="minorBidi" w:hint="default"/>
          <w:kern w:val="2"/>
          <w:sz w:val="30"/>
          <w:szCs w:val="30"/>
        </w:rPr>
      </w:pPr>
      <w:r>
        <w:rPr>
          <w:rFonts w:ascii="仿宋_GB2312" w:eastAsia="仿宋_GB2312" w:hAnsiTheme="minorHAnsi" w:cstheme="minorBidi" w:hint="default"/>
          <w:b/>
          <w:kern w:val="2"/>
          <w:sz w:val="30"/>
          <w:szCs w:val="30"/>
        </w:rPr>
        <w:t>3.</w:t>
      </w:r>
      <w:r>
        <w:rPr>
          <w:rFonts w:ascii="仿宋_GB2312" w:eastAsia="仿宋_GB2312" w:hAnsiTheme="minorHAnsi" w:cstheme="minorBidi"/>
          <w:b/>
          <w:kern w:val="2"/>
          <w:sz w:val="30"/>
          <w:szCs w:val="30"/>
        </w:rPr>
        <w:t>构建起烤房预约使用管理机制。</w:t>
      </w:r>
      <w:r>
        <w:rPr>
          <w:rFonts w:ascii="仿宋_GB2312" w:eastAsia="仿宋_GB2312" w:hAnsiTheme="minorHAnsi" w:cstheme="minorBidi"/>
          <w:kern w:val="2"/>
          <w:sz w:val="30"/>
          <w:szCs w:val="30"/>
        </w:rPr>
        <w:t>以提升烤房资源利用效率为核心，实现烤房使用申请、审核调配、过程跟踪、使用评价等全过程线上管理。重点是预约流程线上化和资源智能调配。如：烟农按区域、时段发起预约申请，系统根据烤房状态、容量匹配度、就近原则进行辅助审核与智能推荐，预约确认后自动生成记录并跟踪履约情况，建立使用评价和信用约束机制。</w:t>
      </w:r>
    </w:p>
    <w:p w14:paraId="7A79B237" w14:textId="77777777" w:rsidR="00F95AF0" w:rsidRDefault="00CA2CF5">
      <w:pPr>
        <w:pStyle w:val="HTML"/>
        <w:widowControl/>
        <w:numPr>
          <w:ilvl w:val="255"/>
          <w:numId w:val="0"/>
        </w:numPr>
        <w:wordWrap w:val="0"/>
        <w:ind w:leftChars="200" w:left="380" w:firstLineChars="200" w:firstLine="562"/>
        <w:rPr>
          <w:rFonts w:ascii="仿宋_GB2312" w:eastAsia="仿宋_GB2312" w:hAnsiTheme="minorHAnsi" w:cstheme="minorBidi" w:hint="default"/>
          <w:kern w:val="2"/>
          <w:sz w:val="30"/>
          <w:szCs w:val="30"/>
        </w:rPr>
      </w:pPr>
      <w:r>
        <w:rPr>
          <w:rFonts w:ascii="仿宋_GB2312" w:eastAsia="仿宋_GB2312" w:hAnsiTheme="minorHAnsi" w:cstheme="minorBidi" w:hint="default"/>
          <w:b/>
          <w:kern w:val="2"/>
          <w:sz w:val="30"/>
          <w:szCs w:val="30"/>
        </w:rPr>
        <w:t>4.构建起烤房动态评价与反馈机制。</w:t>
      </w:r>
      <w:r>
        <w:rPr>
          <w:rFonts w:ascii="仿宋_GB2312" w:eastAsia="仿宋_GB2312" w:hAnsiTheme="minorHAnsi" w:cstheme="minorBidi"/>
          <w:kern w:val="2"/>
          <w:sz w:val="30"/>
          <w:szCs w:val="30"/>
        </w:rPr>
        <w:t>以形成“事前可参考、事中可跟踪、事后可评价”的全周期闭环管理为目标，对烤房设施状态、使用效果、维护情况等进行多主体、多维度的动态评价。重点是评价结果的</w:t>
      </w:r>
      <w:r>
        <w:rPr>
          <w:rFonts w:ascii="仿宋_GB2312" w:eastAsia="仿宋_GB2312" w:hAnsiTheme="minorHAnsi" w:cstheme="minorBidi"/>
          <w:kern w:val="2"/>
          <w:sz w:val="30"/>
          <w:szCs w:val="30"/>
        </w:rPr>
        <w:lastRenderedPageBreak/>
        <w:t>分级应用和数据驱动决策。如：烟农评价使用便利性，技术员评价设施状态与修复价值，管理主体评价利用率和管护责任。评价结果以优良、需维护、急需修复、可拆件利用、退出建议等分级标识，并与档案、预约、维修、退出等模块联动，为修复排序、预算安排、资源调剂提供数据支撑。</w:t>
      </w:r>
    </w:p>
    <w:p w14:paraId="008CD9B3" w14:textId="77777777" w:rsidR="00F95AF0" w:rsidRDefault="00F95AF0">
      <w:pPr>
        <w:ind w:firstLineChars="200" w:firstLine="560"/>
        <w:rPr>
          <w:rFonts w:ascii="仿宋_GB2312" w:eastAsia="仿宋_GB2312"/>
          <w:sz w:val="30"/>
          <w:szCs w:val="30"/>
        </w:rPr>
      </w:pPr>
    </w:p>
    <w:p w14:paraId="428584DA" w14:textId="77777777" w:rsidR="00F95AF0" w:rsidRDefault="00CA2CF5">
      <w:pPr>
        <w:ind w:firstLineChars="200" w:firstLine="560"/>
        <w:rPr>
          <w:rFonts w:ascii="仿宋_GB2312" w:eastAsia="仿宋_GB2312"/>
          <w:b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二、</w:t>
      </w:r>
      <w:r>
        <w:rPr>
          <w:rFonts w:ascii="仿宋_GB2312" w:eastAsia="仿宋_GB2312" w:hint="eastAsia"/>
          <w:b/>
          <w:sz w:val="30"/>
          <w:szCs w:val="30"/>
        </w:rPr>
        <w:t>烤房信息化档案信息系统的建立</w:t>
      </w:r>
    </w:p>
    <w:p w14:paraId="119E7E85" w14:textId="77777777" w:rsidR="00F95AF0" w:rsidRDefault="00CA2CF5">
      <w:pPr>
        <w:ind w:firstLineChars="200" w:firstLine="562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（一）实物信息核验：</w:t>
      </w:r>
      <w:r>
        <w:rPr>
          <w:rFonts w:ascii="仿宋_GB2312" w:eastAsia="仿宋_GB2312" w:hint="eastAsia"/>
          <w:sz w:val="30"/>
          <w:szCs w:val="30"/>
        </w:rPr>
        <w:t>实物状态核实。主要包括设施的客观状态描述及主观评价。</w:t>
      </w:r>
    </w:p>
    <w:p w14:paraId="5AC17776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1.</w:t>
      </w:r>
      <w:r>
        <w:rPr>
          <w:rFonts w:ascii="仿宋_GB2312" w:eastAsia="仿宋_GB2312" w:hint="eastAsia"/>
          <w:sz w:val="30"/>
          <w:szCs w:val="30"/>
        </w:rPr>
        <w:t>烤房及附属设施：包括地点信息（G</w:t>
      </w:r>
      <w:r>
        <w:rPr>
          <w:rFonts w:ascii="仿宋_GB2312" w:eastAsia="仿宋_GB2312"/>
          <w:sz w:val="30"/>
          <w:szCs w:val="30"/>
        </w:rPr>
        <w:t>PS</w:t>
      </w:r>
      <w:r>
        <w:rPr>
          <w:rFonts w:ascii="仿宋_GB2312" w:eastAsia="仿宋_GB2312" w:hint="eastAsia"/>
          <w:sz w:val="30"/>
          <w:szCs w:val="30"/>
        </w:rPr>
        <w:t>信息）、主体（投资主体、受益主体、维护主体）、客观状态（标识标牌、铭牌、设施各角度状态及空间示意图），状态评价（最近年度是否正常使用、性能情况、主体评价、技术员评价）</w:t>
      </w:r>
    </w:p>
    <w:p w14:paraId="4BF2AEB0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fldChar w:fldCharType="begin"/>
      </w:r>
      <w:r>
        <w:rPr>
          <w:rFonts w:ascii="仿宋_GB2312" w:eastAsia="仿宋_GB2312"/>
          <w:sz w:val="30"/>
          <w:szCs w:val="30"/>
        </w:rPr>
        <w:instrText xml:space="preserve"> </w:instrText>
      </w:r>
      <w:r>
        <w:rPr>
          <w:rFonts w:ascii="仿宋_GB2312" w:eastAsia="仿宋_GB2312" w:hint="eastAsia"/>
          <w:sz w:val="30"/>
          <w:szCs w:val="30"/>
        </w:rPr>
        <w:instrText>= 1 \* GB3</w:instrText>
      </w:r>
      <w:r>
        <w:rPr>
          <w:rFonts w:ascii="仿宋_GB2312" w:eastAsia="仿宋_GB2312"/>
          <w:sz w:val="30"/>
          <w:szCs w:val="30"/>
        </w:rPr>
        <w:instrText xml:space="preserve"> </w:instrText>
      </w:r>
      <w:r>
        <w:rPr>
          <w:rFonts w:ascii="仿宋_GB2312" w:eastAsia="仿宋_GB2312"/>
          <w:sz w:val="30"/>
          <w:szCs w:val="30"/>
        </w:rPr>
        <w:fldChar w:fldCharType="separate"/>
      </w:r>
      <w:r>
        <w:rPr>
          <w:rFonts w:ascii="仿宋_GB2312" w:eastAsia="仿宋_GB2312" w:hint="eastAsia"/>
          <w:sz w:val="30"/>
          <w:szCs w:val="30"/>
        </w:rPr>
        <w:t>①</w:t>
      </w:r>
      <w:r>
        <w:rPr>
          <w:rFonts w:ascii="仿宋_GB2312" w:eastAsia="仿宋_GB2312"/>
          <w:sz w:val="30"/>
          <w:szCs w:val="30"/>
        </w:rPr>
        <w:fldChar w:fldCharType="end"/>
      </w:r>
      <w:r>
        <w:rPr>
          <w:rFonts w:ascii="仿宋_GB2312" w:eastAsia="仿宋_GB2312" w:hint="eastAsia"/>
          <w:sz w:val="30"/>
          <w:szCs w:val="30"/>
        </w:rPr>
        <w:t>G</w:t>
      </w:r>
      <w:r>
        <w:rPr>
          <w:rFonts w:ascii="仿宋_GB2312" w:eastAsia="仿宋_GB2312"/>
          <w:sz w:val="30"/>
          <w:szCs w:val="30"/>
        </w:rPr>
        <w:t>PS</w:t>
      </w:r>
      <w:r>
        <w:rPr>
          <w:rFonts w:ascii="仿宋_GB2312" w:eastAsia="仿宋_GB2312" w:hint="eastAsia"/>
          <w:sz w:val="30"/>
          <w:szCs w:val="30"/>
        </w:rPr>
        <w:t>信息为标牌位置的G</w:t>
      </w:r>
      <w:r>
        <w:rPr>
          <w:rFonts w:ascii="仿宋_GB2312" w:eastAsia="仿宋_GB2312"/>
          <w:sz w:val="30"/>
          <w:szCs w:val="30"/>
        </w:rPr>
        <w:t>PS</w:t>
      </w:r>
      <w:r>
        <w:rPr>
          <w:rFonts w:ascii="仿宋_GB2312" w:eastAsia="仿宋_GB2312" w:hint="eastAsia"/>
          <w:sz w:val="30"/>
          <w:szCs w:val="30"/>
        </w:rPr>
        <w:t>信息，必须定点定位测定。要求在关闭装烟室大门，背靠装烟室观察窗1</w:t>
      </w:r>
      <w:r>
        <w:rPr>
          <w:rFonts w:ascii="仿宋_GB2312" w:eastAsia="仿宋_GB2312"/>
          <w:sz w:val="30"/>
          <w:szCs w:val="30"/>
        </w:rPr>
        <w:t>0-20</w:t>
      </w:r>
      <w:r>
        <w:rPr>
          <w:rFonts w:ascii="仿宋_GB2312" w:eastAsia="仿宋_GB2312" w:hint="eastAsia"/>
          <w:sz w:val="30"/>
          <w:szCs w:val="30"/>
        </w:rPr>
        <w:t>厘米测定。信息保留至小数点后5位。</w:t>
      </w:r>
      <w:ins w:id="2" w:author="Administrator" w:date="2026-04-22T11:40:00Z">
        <w:r>
          <w:rPr>
            <w:rFonts w:ascii="仿宋_GB2312" w:eastAsia="仿宋_GB2312" w:hint="eastAsia"/>
            <w:sz w:val="30"/>
            <w:szCs w:val="30"/>
            <w:highlight w:val="yellow"/>
          </w:rPr>
          <w:t>在拍摄烤房(标牌)照片的同时进行坐标采集，</w:t>
        </w:r>
      </w:ins>
      <w:ins w:id="3" w:author="Administrator" w:date="2026-04-22T15:43:00Z">
        <w:r>
          <w:rPr>
            <w:rFonts w:ascii="仿宋_GB2312" w:eastAsia="仿宋_GB2312" w:hint="eastAsia"/>
            <w:sz w:val="30"/>
            <w:szCs w:val="30"/>
            <w:highlight w:val="yellow"/>
          </w:rPr>
          <w:t>确保采集数据真实有效</w:t>
        </w:r>
      </w:ins>
      <w:ins w:id="4" w:author="Administrator" w:date="2026-04-22T11:40:00Z">
        <w:r>
          <w:rPr>
            <w:rFonts w:ascii="仿宋_GB2312" w:eastAsia="仿宋_GB2312" w:hint="eastAsia"/>
            <w:sz w:val="30"/>
            <w:szCs w:val="30"/>
            <w:highlight w:val="yellow"/>
          </w:rPr>
          <w:t>。</w:t>
        </w:r>
      </w:ins>
      <w:r>
        <w:rPr>
          <w:rFonts w:ascii="仿宋_GB2312" w:eastAsia="仿宋_GB2312"/>
          <w:sz w:val="30"/>
          <w:szCs w:val="30"/>
        </w:rPr>
        <w:fldChar w:fldCharType="begin"/>
      </w:r>
      <w:r>
        <w:rPr>
          <w:rFonts w:ascii="仿宋_GB2312" w:eastAsia="仿宋_GB2312"/>
          <w:sz w:val="30"/>
          <w:szCs w:val="30"/>
        </w:rPr>
        <w:instrText xml:space="preserve"> </w:instrText>
      </w:r>
      <w:r>
        <w:rPr>
          <w:rFonts w:ascii="仿宋_GB2312" w:eastAsia="仿宋_GB2312" w:hint="eastAsia"/>
          <w:sz w:val="30"/>
          <w:szCs w:val="30"/>
        </w:rPr>
        <w:instrText>= 2 \* GB3</w:instrText>
      </w:r>
      <w:r>
        <w:rPr>
          <w:rFonts w:ascii="仿宋_GB2312" w:eastAsia="仿宋_GB2312"/>
          <w:sz w:val="30"/>
          <w:szCs w:val="30"/>
        </w:rPr>
        <w:instrText xml:space="preserve"> </w:instrText>
      </w:r>
      <w:r>
        <w:rPr>
          <w:rFonts w:ascii="仿宋_GB2312" w:eastAsia="仿宋_GB2312"/>
          <w:sz w:val="30"/>
          <w:szCs w:val="30"/>
        </w:rPr>
        <w:fldChar w:fldCharType="separate"/>
      </w:r>
      <w:r>
        <w:rPr>
          <w:rFonts w:ascii="仿宋_GB2312" w:eastAsia="仿宋_GB2312" w:hint="eastAsia"/>
          <w:sz w:val="30"/>
          <w:szCs w:val="30"/>
        </w:rPr>
        <w:t>②</w:t>
      </w:r>
      <w:r>
        <w:rPr>
          <w:rFonts w:ascii="仿宋_GB2312" w:eastAsia="仿宋_GB2312"/>
          <w:sz w:val="30"/>
          <w:szCs w:val="30"/>
        </w:rPr>
        <w:fldChar w:fldCharType="end"/>
      </w:r>
      <w:r>
        <w:rPr>
          <w:rFonts w:ascii="仿宋_GB2312" w:eastAsia="仿宋_GB2312" w:hint="eastAsia"/>
          <w:sz w:val="30"/>
          <w:szCs w:val="30"/>
        </w:rPr>
        <w:t>主体：原申请建设的受益主体、维护主体；最近年度2</w:t>
      </w:r>
      <w:r>
        <w:rPr>
          <w:rFonts w:ascii="仿宋_GB2312" w:eastAsia="仿宋_GB2312"/>
          <w:sz w:val="30"/>
          <w:szCs w:val="30"/>
        </w:rPr>
        <w:t>025</w:t>
      </w:r>
      <w:r>
        <w:rPr>
          <w:rFonts w:ascii="仿宋_GB2312" w:eastAsia="仿宋_GB2312" w:hint="eastAsia"/>
          <w:sz w:val="30"/>
          <w:szCs w:val="30"/>
        </w:rPr>
        <w:t>年度的受益主体、产权主体；各主要部分的投资主体（烟草、政府、自筹）。</w:t>
      </w:r>
    </w:p>
    <w:p w14:paraId="5918A606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fldChar w:fldCharType="begin"/>
      </w:r>
      <w:r>
        <w:rPr>
          <w:rFonts w:ascii="仿宋_GB2312" w:eastAsia="仿宋_GB2312"/>
          <w:sz w:val="30"/>
          <w:szCs w:val="30"/>
        </w:rPr>
        <w:instrText xml:space="preserve"> </w:instrText>
      </w:r>
      <w:r>
        <w:rPr>
          <w:rFonts w:ascii="仿宋_GB2312" w:eastAsia="仿宋_GB2312" w:hint="eastAsia"/>
          <w:sz w:val="30"/>
          <w:szCs w:val="30"/>
        </w:rPr>
        <w:instrText>= 3 \* GB3</w:instrText>
      </w:r>
      <w:r>
        <w:rPr>
          <w:rFonts w:ascii="仿宋_GB2312" w:eastAsia="仿宋_GB2312"/>
          <w:sz w:val="30"/>
          <w:szCs w:val="30"/>
        </w:rPr>
        <w:instrText xml:space="preserve"> </w:instrText>
      </w:r>
      <w:r>
        <w:rPr>
          <w:rFonts w:ascii="仿宋_GB2312" w:eastAsia="仿宋_GB2312"/>
          <w:sz w:val="30"/>
          <w:szCs w:val="30"/>
        </w:rPr>
        <w:fldChar w:fldCharType="separate"/>
      </w:r>
      <w:r>
        <w:rPr>
          <w:rFonts w:ascii="仿宋_GB2312" w:eastAsia="仿宋_GB2312" w:hint="eastAsia"/>
          <w:sz w:val="30"/>
          <w:szCs w:val="30"/>
        </w:rPr>
        <w:t>③</w:t>
      </w:r>
      <w:r>
        <w:rPr>
          <w:rFonts w:ascii="仿宋_GB2312" w:eastAsia="仿宋_GB2312"/>
          <w:sz w:val="30"/>
          <w:szCs w:val="30"/>
        </w:rPr>
        <w:fldChar w:fldCharType="end"/>
      </w:r>
      <w:r>
        <w:rPr>
          <w:rFonts w:ascii="仿宋_GB2312" w:eastAsia="仿宋_GB2312" w:hint="eastAsia"/>
          <w:sz w:val="30"/>
          <w:szCs w:val="30"/>
        </w:rPr>
        <w:t>状态：按部位空间来划分：土建（烤房外观、门窗、装烟室、加热室、附属设施等空间展开图）、加热设备（加热设备、散热器，独立编号）、自控设备（传感器、自控仪、风机）。分别采集数据信息及图片信息，数据信息主要包括型号、厂家、年度及规格等，图片信息主要包含图示信息、照片信息等。</w:t>
      </w:r>
    </w:p>
    <w:p w14:paraId="7BCED746" w14:textId="1163043C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color w:val="FF0000"/>
          <w:sz w:val="30"/>
          <w:szCs w:val="30"/>
        </w:rPr>
        <w:t>JR</w:t>
      </w:r>
      <w:r>
        <w:rPr>
          <w:rFonts w:ascii="仿宋_GB2312" w:eastAsia="仿宋_GB2312" w:hint="eastAsia"/>
          <w:color w:val="FF0000"/>
          <w:sz w:val="30"/>
          <w:szCs w:val="30"/>
        </w:rPr>
        <w:t>加热设备</w:t>
      </w:r>
      <w:r>
        <w:rPr>
          <w:rFonts w:ascii="仿宋_GB2312" w:eastAsia="仿宋_GB2312" w:hint="eastAsia"/>
          <w:sz w:val="30"/>
          <w:szCs w:val="30"/>
        </w:rPr>
        <w:t>：燃烧炉、点火器、炉嘴、传送器</w:t>
      </w:r>
      <w:del w:id="5" w:author="董贤春" w:date="2026-05-12T09:33:00Z">
        <w:r w:rsidDel="00534C55">
          <w:rPr>
            <w:rFonts w:ascii="仿宋_GB2312" w:eastAsia="仿宋_GB2312" w:hint="eastAsia"/>
            <w:sz w:val="30"/>
            <w:szCs w:val="30"/>
          </w:rPr>
          <w:delText>的有效性</w:delText>
        </w:r>
      </w:del>
    </w:p>
    <w:p w14:paraId="3979647A" w14:textId="7F8F854F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color w:val="FF0000"/>
          <w:sz w:val="30"/>
          <w:szCs w:val="30"/>
        </w:rPr>
        <w:lastRenderedPageBreak/>
        <w:t>SR</w:t>
      </w:r>
      <w:r>
        <w:rPr>
          <w:rFonts w:ascii="仿宋_GB2312" w:eastAsia="仿宋_GB2312" w:hint="eastAsia"/>
          <w:color w:val="FF0000"/>
          <w:sz w:val="30"/>
          <w:szCs w:val="30"/>
        </w:rPr>
        <w:t>散热器</w:t>
      </w:r>
      <w:r>
        <w:rPr>
          <w:rFonts w:ascii="仿宋_GB2312" w:eastAsia="仿宋_GB2312" w:hint="eastAsia"/>
          <w:sz w:val="30"/>
          <w:szCs w:val="30"/>
        </w:rPr>
        <w:t>：炉体、炉堂、左（右）清灰门、烟囱</w:t>
      </w:r>
      <w:del w:id="6" w:author="董贤春" w:date="2026-05-12T09:33:00Z">
        <w:r w:rsidDel="00534C55">
          <w:rPr>
            <w:rFonts w:ascii="仿宋_GB2312" w:eastAsia="仿宋_GB2312" w:hint="eastAsia"/>
            <w:sz w:val="30"/>
            <w:szCs w:val="30"/>
          </w:rPr>
          <w:delText>的完整性、密封性</w:delText>
        </w:r>
      </w:del>
    </w:p>
    <w:p w14:paraId="271FEB81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color w:val="FF0000"/>
          <w:sz w:val="30"/>
          <w:szCs w:val="30"/>
        </w:rPr>
        <w:t>ZK</w:t>
      </w:r>
      <w:r>
        <w:rPr>
          <w:rFonts w:ascii="仿宋_GB2312" w:eastAsia="仿宋_GB2312" w:hint="eastAsia"/>
          <w:color w:val="FF0000"/>
          <w:sz w:val="30"/>
          <w:szCs w:val="30"/>
        </w:rPr>
        <w:t>自控设备</w:t>
      </w:r>
      <w:r>
        <w:rPr>
          <w:rFonts w:ascii="仿宋_GB2312" w:eastAsia="仿宋_GB2312" w:hint="eastAsia"/>
          <w:sz w:val="30"/>
          <w:szCs w:val="30"/>
        </w:rPr>
        <w:t>：循环风机、冷风进气门、冷风进气门减速电动机、自控仪箱、水壶、探头线、助燃鼓风机、百叶窗辅助排湿窗</w:t>
      </w:r>
    </w:p>
    <w:p w14:paraId="5A1C5E88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 w:rsidRPr="00654200">
        <w:rPr>
          <w:rFonts w:ascii="仿宋_GB2312" w:eastAsia="仿宋_GB2312"/>
          <w:color w:val="FF0000"/>
          <w:sz w:val="30"/>
          <w:szCs w:val="30"/>
          <w:rPrChange w:id="7" w:author="董贤春" w:date="2026-05-12T08:30:00Z">
            <w:rPr>
              <w:rFonts w:ascii="仿宋_GB2312" w:eastAsia="仿宋_GB2312"/>
              <w:sz w:val="30"/>
              <w:szCs w:val="30"/>
            </w:rPr>
          </w:rPrChange>
        </w:rPr>
        <w:t>ZT</w:t>
      </w:r>
      <w:r w:rsidRPr="00654200">
        <w:rPr>
          <w:rFonts w:ascii="仿宋_GB2312" w:eastAsia="仿宋_GB2312" w:hint="eastAsia"/>
          <w:color w:val="FF0000"/>
          <w:sz w:val="30"/>
          <w:szCs w:val="30"/>
          <w:rPrChange w:id="8" w:author="董贤春" w:date="2026-05-12T08:30:00Z">
            <w:rPr>
              <w:rFonts w:ascii="仿宋_GB2312" w:eastAsia="仿宋_GB2312" w:hint="eastAsia"/>
              <w:sz w:val="30"/>
              <w:szCs w:val="30"/>
            </w:rPr>
          </w:rPrChange>
        </w:rPr>
        <w:t>烤房主体：</w:t>
      </w:r>
      <w:r>
        <w:rPr>
          <w:rFonts w:ascii="仿宋_GB2312" w:eastAsia="仿宋_GB2312" w:hint="eastAsia"/>
          <w:sz w:val="30"/>
          <w:szCs w:val="30"/>
        </w:rPr>
        <w:t>装烟室门、隔热墙观察窗、风机检修门、墙体（左右、前后）屋顶（漏水、漏气）、装烟室地坪、加热室、</w:t>
      </w:r>
      <w:proofErr w:type="gramStart"/>
      <w:r>
        <w:rPr>
          <w:rFonts w:ascii="仿宋_GB2312" w:eastAsia="仿宋_GB2312" w:hint="eastAsia"/>
          <w:sz w:val="30"/>
          <w:szCs w:val="30"/>
        </w:rPr>
        <w:t>挂烟梁</w:t>
      </w:r>
      <w:proofErr w:type="gramEnd"/>
    </w:p>
    <w:p w14:paraId="2B1B350F" w14:textId="5551CB13" w:rsidR="00F95AF0" w:rsidRDefault="00CA2CF5">
      <w:pPr>
        <w:ind w:firstLineChars="200" w:firstLine="560"/>
        <w:rPr>
          <w:ins w:id="9" w:author="董贤春" w:date="2026-05-12T09:28:00Z"/>
          <w:rFonts w:ascii="仿宋_GB2312" w:eastAsia="仿宋_GB2312"/>
          <w:sz w:val="30"/>
          <w:szCs w:val="30"/>
        </w:rPr>
      </w:pPr>
      <w:r w:rsidRPr="00654200">
        <w:rPr>
          <w:rFonts w:ascii="仿宋_GB2312" w:eastAsia="仿宋_GB2312"/>
          <w:color w:val="FF0000"/>
          <w:sz w:val="30"/>
          <w:szCs w:val="30"/>
          <w:rPrChange w:id="10" w:author="董贤春" w:date="2026-05-12T08:30:00Z">
            <w:rPr>
              <w:rFonts w:ascii="仿宋_GB2312" w:eastAsia="仿宋_GB2312"/>
              <w:sz w:val="30"/>
              <w:szCs w:val="30"/>
            </w:rPr>
          </w:rPrChange>
        </w:rPr>
        <w:t>FS</w:t>
      </w:r>
      <w:r w:rsidRPr="00654200">
        <w:rPr>
          <w:rFonts w:ascii="仿宋_GB2312" w:eastAsia="仿宋_GB2312" w:hint="eastAsia"/>
          <w:color w:val="FF0000"/>
          <w:sz w:val="30"/>
          <w:szCs w:val="30"/>
          <w:rPrChange w:id="11" w:author="董贤春" w:date="2026-05-12T08:30:00Z">
            <w:rPr>
              <w:rFonts w:ascii="仿宋_GB2312" w:eastAsia="仿宋_GB2312" w:hint="eastAsia"/>
              <w:sz w:val="30"/>
              <w:szCs w:val="30"/>
            </w:rPr>
          </w:rPrChange>
        </w:rPr>
        <w:t>烤房附属：</w:t>
      </w:r>
      <w:r>
        <w:rPr>
          <w:rFonts w:ascii="仿宋_GB2312" w:eastAsia="仿宋_GB2312" w:hint="eastAsia"/>
          <w:sz w:val="30"/>
          <w:szCs w:val="30"/>
        </w:rPr>
        <w:t>烟夹、电路电器（电路）、备用电源、上烟棚、后棚、前后地坪</w:t>
      </w:r>
    </w:p>
    <w:p w14:paraId="5F6FFDE1" w14:textId="3B27751D" w:rsidR="00442B11" w:rsidRPr="00EF11F9" w:rsidRDefault="00442B11" w:rsidP="00442B11">
      <w:pPr>
        <w:ind w:firstLineChars="200" w:firstLine="562"/>
        <w:rPr>
          <w:ins w:id="12" w:author="董贤春" w:date="2026-05-12T09:29:00Z"/>
          <w:rFonts w:ascii="仿宋_GB2312" w:eastAsia="仿宋_GB2312"/>
          <w:b/>
          <w:color w:val="7030A0"/>
          <w:sz w:val="30"/>
          <w:szCs w:val="30"/>
          <w:rPrChange w:id="13" w:author="董贤春" w:date="2026-05-12T09:45:00Z">
            <w:rPr>
              <w:ins w:id="14" w:author="董贤春" w:date="2026-05-12T09:29:00Z"/>
              <w:rFonts w:ascii="仿宋_GB2312" w:eastAsia="仿宋_GB2312"/>
              <w:sz w:val="30"/>
              <w:szCs w:val="30"/>
            </w:rPr>
          </w:rPrChange>
        </w:rPr>
        <w:pPrChange w:id="15" w:author="董贤春" w:date="2026-05-12T09:32:00Z">
          <w:pPr>
            <w:ind w:firstLineChars="200" w:firstLine="560"/>
          </w:pPr>
        </w:pPrChange>
      </w:pPr>
      <w:ins w:id="16" w:author="董贤春" w:date="2026-05-12T09:28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目前，</w:t>
        </w:r>
      </w:ins>
      <w:proofErr w:type="gramStart"/>
      <w:ins w:id="18" w:author="董贤春" w:date="2026-05-12T09:44:00Z">
        <w:r w:rsidR="00EF11F9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9" w:author="董贤春" w:date="2026-05-12T09:45:00Z">
              <w:rPr>
                <w:rFonts w:ascii="仿宋_GB2312" w:eastAsia="仿宋_GB2312" w:hint="eastAsia"/>
                <w:b/>
                <w:color w:val="7030A0"/>
                <w:sz w:val="30"/>
                <w:szCs w:val="30"/>
              </w:rPr>
            </w:rPrChange>
          </w:rPr>
          <w:t>因</w:t>
        </w:r>
      </w:ins>
      <w:ins w:id="20" w:author="董贤春" w:date="2026-05-12T09:28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图片</w:t>
        </w:r>
        <w:proofErr w:type="gramEnd"/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信息不好搞，调整如下</w:t>
        </w:r>
      </w:ins>
      <w:ins w:id="23" w:author="董贤春" w:date="2026-05-12T09:29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：</w:t>
        </w:r>
      </w:ins>
    </w:p>
    <w:p w14:paraId="27E5EAF2" w14:textId="6C09502B" w:rsidR="00442B11" w:rsidRPr="00EF11F9" w:rsidRDefault="00442B11" w:rsidP="00442B11">
      <w:pPr>
        <w:ind w:firstLineChars="200" w:firstLine="562"/>
        <w:rPr>
          <w:ins w:id="25" w:author="董贤春" w:date="2026-05-12T09:28:00Z"/>
          <w:rFonts w:ascii="仿宋_GB2312" w:eastAsia="仿宋_GB2312" w:hint="eastAsia"/>
          <w:b/>
          <w:color w:val="7030A0"/>
          <w:sz w:val="30"/>
          <w:szCs w:val="30"/>
          <w:rPrChange w:id="26" w:author="董贤春" w:date="2026-05-12T09:45:00Z">
            <w:rPr>
              <w:ins w:id="27" w:author="董贤春" w:date="2026-05-12T09:28:00Z"/>
              <w:rFonts w:ascii="仿宋_GB2312" w:eastAsia="仿宋_GB2312" w:hint="eastAsia"/>
              <w:sz w:val="30"/>
              <w:szCs w:val="30"/>
            </w:rPr>
          </w:rPrChange>
        </w:rPr>
        <w:pPrChange w:id="28" w:author="董贤春" w:date="2026-05-12T09:32:00Z">
          <w:pPr>
            <w:ind w:firstLineChars="200" w:firstLine="560"/>
          </w:pPr>
        </w:pPrChange>
      </w:pPr>
      <w:ins w:id="29" w:author="董贤春" w:date="2026-05-12T09:29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1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1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.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设施年度需标明，状态评价需标明，由技术员评价状态，分优良、较好、差三类，优良指2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3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023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年-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5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2026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年的生产年度，</w:t>
        </w:r>
      </w:ins>
      <w:ins w:id="37" w:author="董贤春" w:date="2026-05-12T09:30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性能稳定，预计可使用5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9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-8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4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年的；较好，指2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41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018-2022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4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年的生产年度，</w:t>
        </w:r>
      </w:ins>
      <w:ins w:id="43" w:author="董贤春" w:date="2026-05-12T09:31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4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性能稳定，</w:t>
        </w:r>
      </w:ins>
      <w:ins w:id="45" w:author="董贤春" w:date="2026-05-12T09:33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46" w:author="董贤春" w:date="2026-05-12T09:45:00Z">
              <w:rPr>
                <w:rFonts w:ascii="仿宋_GB2312" w:eastAsia="仿宋_GB2312" w:hint="eastAsia"/>
                <w:b/>
                <w:color w:val="FF0000"/>
                <w:sz w:val="30"/>
                <w:szCs w:val="30"/>
              </w:rPr>
            </w:rPrChange>
          </w:rPr>
          <w:t>可能需要适当的管护，</w:t>
        </w:r>
      </w:ins>
      <w:ins w:id="47" w:author="董贤春" w:date="2026-05-12T09:31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4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预计可使用3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49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-5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5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年；较差，指2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51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017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5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年以前的，性能基本稳定，</w:t>
        </w:r>
      </w:ins>
      <w:ins w:id="53" w:author="董贤春" w:date="2026-05-12T09:33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54" w:author="董贤春" w:date="2026-05-12T09:45:00Z">
              <w:rPr>
                <w:rFonts w:ascii="仿宋_GB2312" w:eastAsia="仿宋_GB2312" w:hint="eastAsia"/>
                <w:b/>
                <w:color w:val="FF0000"/>
                <w:sz w:val="30"/>
                <w:szCs w:val="30"/>
              </w:rPr>
            </w:rPrChange>
          </w:rPr>
          <w:t>预计近期需投入管护，</w:t>
        </w:r>
      </w:ins>
      <w:ins w:id="55" w:author="董贤春" w:date="2026-05-12T09:31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5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预计可使用1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57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-3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5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年。</w:t>
        </w:r>
      </w:ins>
    </w:p>
    <w:p w14:paraId="4478A4E8" w14:textId="19A7A236" w:rsidR="00442B11" w:rsidRPr="00EF11F9" w:rsidRDefault="00534C55" w:rsidP="00442B11">
      <w:pPr>
        <w:ind w:firstLineChars="200" w:firstLine="562"/>
        <w:rPr>
          <w:ins w:id="59" w:author="董贤春" w:date="2026-05-12T09:34:00Z"/>
          <w:rFonts w:ascii="仿宋_GB2312" w:eastAsia="仿宋_GB2312"/>
          <w:b/>
          <w:color w:val="7030A0"/>
          <w:sz w:val="30"/>
          <w:szCs w:val="30"/>
          <w:rPrChange w:id="60" w:author="董贤春" w:date="2026-05-12T09:45:00Z">
            <w:rPr>
              <w:ins w:id="61" w:author="董贤春" w:date="2026-05-12T09:34:00Z"/>
              <w:rFonts w:ascii="仿宋_GB2312" w:eastAsia="仿宋_GB2312"/>
              <w:b/>
              <w:color w:val="FF0000"/>
              <w:sz w:val="30"/>
              <w:szCs w:val="30"/>
            </w:rPr>
          </w:rPrChange>
        </w:rPr>
        <w:pPrChange w:id="62" w:author="董贤春" w:date="2026-05-12T09:32:00Z">
          <w:pPr>
            <w:ind w:firstLineChars="200" w:firstLine="562"/>
          </w:pPr>
        </w:pPrChange>
      </w:pPr>
      <w:ins w:id="63" w:author="董贤春" w:date="2026-05-12T09:3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64" w:author="董贤春" w:date="2026-05-12T09:45:00Z">
              <w:rPr>
                <w:rFonts w:ascii="仿宋_GB2312" w:eastAsia="仿宋_GB2312" w:hint="eastAsia"/>
                <w:b/>
                <w:color w:val="FF0000"/>
                <w:sz w:val="30"/>
                <w:szCs w:val="30"/>
              </w:rPr>
            </w:rPrChange>
          </w:rPr>
          <w:t>2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65" w:author="董贤春" w:date="2026-05-12T09:45:00Z">
              <w:rPr>
                <w:rFonts w:ascii="仿宋_GB2312" w:eastAsia="仿宋_GB2312"/>
                <w:b/>
                <w:color w:val="FF0000"/>
                <w:sz w:val="30"/>
                <w:szCs w:val="30"/>
              </w:rPr>
            </w:rPrChange>
          </w:rPr>
          <w:t>.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66" w:author="董贤春" w:date="2026-05-12T09:45:00Z">
              <w:rPr>
                <w:rFonts w:ascii="仿宋_GB2312" w:eastAsia="仿宋_GB2312" w:hint="eastAsia"/>
                <w:b/>
                <w:color w:val="FF0000"/>
                <w:sz w:val="30"/>
                <w:szCs w:val="30"/>
              </w:rPr>
            </w:rPrChange>
          </w:rPr>
          <w:t>以上设施可</w:t>
        </w:r>
        <w:proofErr w:type="gramStart"/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67" w:author="董贤春" w:date="2026-05-12T09:45:00Z">
              <w:rPr>
                <w:rFonts w:ascii="仿宋_GB2312" w:eastAsia="仿宋_GB2312" w:hint="eastAsia"/>
                <w:b/>
                <w:color w:val="FF0000"/>
                <w:sz w:val="30"/>
                <w:szCs w:val="30"/>
              </w:rPr>
            </w:rPrChange>
          </w:rPr>
          <w:t>精减</w:t>
        </w:r>
        <w:proofErr w:type="gramEnd"/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68" w:author="董贤春" w:date="2026-05-12T09:45:00Z">
              <w:rPr>
                <w:rFonts w:ascii="仿宋_GB2312" w:eastAsia="仿宋_GB2312" w:hint="eastAsia"/>
                <w:b/>
                <w:color w:val="FF0000"/>
                <w:sz w:val="30"/>
                <w:szCs w:val="30"/>
              </w:rPr>
            </w:rPrChange>
          </w:rPr>
          <w:t>为</w:t>
        </w:r>
      </w:ins>
    </w:p>
    <w:p w14:paraId="593B67F8" w14:textId="14E5F9CE" w:rsidR="00534C55" w:rsidRPr="00EF11F9" w:rsidRDefault="00534C55" w:rsidP="00534C55">
      <w:pPr>
        <w:ind w:firstLineChars="200" w:firstLine="562"/>
        <w:rPr>
          <w:ins w:id="69" w:author="董贤春" w:date="2026-05-12T09:34:00Z"/>
          <w:rFonts w:ascii="仿宋_GB2312" w:eastAsia="仿宋_GB2312"/>
          <w:b/>
          <w:color w:val="7030A0"/>
          <w:sz w:val="30"/>
          <w:szCs w:val="30"/>
          <w:rPrChange w:id="70" w:author="董贤春" w:date="2026-05-12T09:45:00Z">
            <w:rPr>
              <w:ins w:id="71" w:author="董贤春" w:date="2026-05-12T09:34:00Z"/>
              <w:rFonts w:ascii="仿宋_GB2312" w:eastAsia="仿宋_GB2312"/>
              <w:sz w:val="30"/>
              <w:szCs w:val="30"/>
            </w:rPr>
          </w:rPrChange>
        </w:rPr>
      </w:pPr>
      <w:ins w:id="72" w:author="董贤春" w:date="2026-05-12T09:34:00Z"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73" w:author="董贤春" w:date="2026-05-12T09:45:00Z">
              <w:rPr>
                <w:rFonts w:ascii="仿宋_GB2312" w:eastAsia="仿宋_GB2312"/>
                <w:color w:val="FF0000"/>
                <w:sz w:val="30"/>
                <w:szCs w:val="30"/>
              </w:rPr>
            </w:rPrChange>
          </w:rPr>
          <w:t>JR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74" w:author="董贤春" w:date="2026-05-12T09:45:00Z">
              <w:rPr>
                <w:rFonts w:ascii="仿宋_GB2312" w:eastAsia="仿宋_GB2312" w:hint="eastAsia"/>
                <w:color w:val="FF0000"/>
                <w:sz w:val="30"/>
                <w:szCs w:val="30"/>
              </w:rPr>
            </w:rPrChange>
          </w:rPr>
          <w:t>加热设备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7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：</w:t>
        </w:r>
      </w:ins>
      <w:ins w:id="76" w:author="董贤春" w:date="2026-05-12T09:41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7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外置燃烧机、内置燃烧机、普</w:t>
        </w:r>
      </w:ins>
      <w:ins w:id="78" w:author="董贤春" w:date="2026-05-12T09:42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79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通</w:t>
        </w:r>
      </w:ins>
      <w:ins w:id="80" w:author="董贤春" w:date="2026-05-12T09:41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8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燃</w:t>
        </w:r>
      </w:ins>
      <w:ins w:id="82" w:author="董贤春" w:date="2026-05-12T09:42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83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煤</w:t>
        </w:r>
      </w:ins>
      <w:ins w:id="84" w:author="董贤春" w:date="2026-05-12T09:41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8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（柴）</w:t>
        </w:r>
      </w:ins>
    </w:p>
    <w:p w14:paraId="35FFA028" w14:textId="0D6CEE60" w:rsidR="00534C55" w:rsidRPr="00EF11F9" w:rsidRDefault="00534C55" w:rsidP="00534C55">
      <w:pPr>
        <w:ind w:firstLineChars="200" w:firstLine="562"/>
        <w:rPr>
          <w:ins w:id="86" w:author="董贤春" w:date="2026-05-12T09:34:00Z"/>
          <w:rFonts w:ascii="仿宋_GB2312" w:eastAsia="仿宋_GB2312"/>
          <w:b/>
          <w:color w:val="7030A0"/>
          <w:sz w:val="30"/>
          <w:szCs w:val="30"/>
          <w:rPrChange w:id="87" w:author="董贤春" w:date="2026-05-12T09:45:00Z">
            <w:rPr>
              <w:ins w:id="88" w:author="董贤春" w:date="2026-05-12T09:34:00Z"/>
              <w:rFonts w:ascii="仿宋_GB2312" w:eastAsia="仿宋_GB2312"/>
              <w:sz w:val="30"/>
              <w:szCs w:val="30"/>
            </w:rPr>
          </w:rPrChange>
        </w:rPr>
      </w:pPr>
      <w:ins w:id="89" w:author="董贤春" w:date="2026-05-12T09:34:00Z"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90" w:author="董贤春" w:date="2026-05-12T09:45:00Z">
              <w:rPr>
                <w:rFonts w:ascii="仿宋_GB2312" w:eastAsia="仿宋_GB2312"/>
                <w:color w:val="FF0000"/>
                <w:sz w:val="30"/>
                <w:szCs w:val="30"/>
              </w:rPr>
            </w:rPrChange>
          </w:rPr>
          <w:t>SR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91" w:author="董贤春" w:date="2026-05-12T09:45:00Z">
              <w:rPr>
                <w:rFonts w:ascii="仿宋_GB2312" w:eastAsia="仿宋_GB2312" w:hint="eastAsia"/>
                <w:color w:val="FF0000"/>
                <w:sz w:val="30"/>
                <w:szCs w:val="30"/>
              </w:rPr>
            </w:rPrChange>
          </w:rPr>
          <w:t>散热器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9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：</w:t>
        </w:r>
      </w:ins>
      <w:ins w:id="93" w:author="董贤春" w:date="2026-05-12T09:37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9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散热管</w:t>
        </w:r>
      </w:ins>
      <w:ins w:id="95" w:author="董贤春" w:date="2026-05-12T09:3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9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、炉堂</w:t>
        </w:r>
      </w:ins>
      <w:ins w:id="97" w:author="董贤春" w:date="2026-05-12T09:38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9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、</w:t>
        </w:r>
      </w:ins>
      <w:ins w:id="99" w:author="董贤春" w:date="2026-05-12T09:3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0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清灰门、烟囱</w:t>
        </w:r>
      </w:ins>
    </w:p>
    <w:p w14:paraId="2AAFFD3E" w14:textId="3CDB4631" w:rsidR="00534C55" w:rsidRPr="00EF11F9" w:rsidRDefault="00534C55" w:rsidP="00534C55">
      <w:pPr>
        <w:ind w:firstLineChars="200" w:firstLine="562"/>
        <w:rPr>
          <w:ins w:id="101" w:author="董贤春" w:date="2026-05-12T09:34:00Z"/>
          <w:rFonts w:ascii="仿宋_GB2312" w:eastAsia="仿宋_GB2312"/>
          <w:b/>
          <w:color w:val="7030A0"/>
          <w:sz w:val="30"/>
          <w:szCs w:val="30"/>
          <w:rPrChange w:id="102" w:author="董贤春" w:date="2026-05-12T09:45:00Z">
            <w:rPr>
              <w:ins w:id="103" w:author="董贤春" w:date="2026-05-12T09:34:00Z"/>
              <w:rFonts w:ascii="仿宋_GB2312" w:eastAsia="仿宋_GB2312"/>
              <w:sz w:val="30"/>
              <w:szCs w:val="30"/>
            </w:rPr>
          </w:rPrChange>
        </w:rPr>
      </w:pPr>
      <w:ins w:id="104" w:author="董贤春" w:date="2026-05-12T09:34:00Z"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105" w:author="董贤春" w:date="2026-05-12T09:45:00Z">
              <w:rPr>
                <w:rFonts w:ascii="仿宋_GB2312" w:eastAsia="仿宋_GB2312"/>
                <w:color w:val="FF0000"/>
                <w:sz w:val="30"/>
                <w:szCs w:val="30"/>
              </w:rPr>
            </w:rPrChange>
          </w:rPr>
          <w:t>ZK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06" w:author="董贤春" w:date="2026-05-12T09:45:00Z">
              <w:rPr>
                <w:rFonts w:ascii="仿宋_GB2312" w:eastAsia="仿宋_GB2312" w:hint="eastAsia"/>
                <w:color w:val="FF0000"/>
                <w:sz w:val="30"/>
                <w:szCs w:val="30"/>
              </w:rPr>
            </w:rPrChange>
          </w:rPr>
          <w:t>自控设备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0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：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0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进</w:t>
        </w:r>
      </w:ins>
      <w:ins w:id="109" w:author="董贤春" w:date="2026-05-12T09:3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1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排气</w:t>
        </w:r>
      </w:ins>
      <w:ins w:id="111" w:author="董贤春" w:date="2026-05-12T09:37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1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口</w:t>
        </w:r>
      </w:ins>
      <w:ins w:id="113" w:author="董贤春" w:date="2026-05-12T09:3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1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（冷风门、排湿窗）</w:t>
        </w:r>
      </w:ins>
      <w:ins w:id="115" w:author="董贤春" w:date="2026-05-12T09:3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1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、</w:t>
        </w:r>
      </w:ins>
      <w:ins w:id="117" w:author="董贤春" w:date="2026-05-12T09:3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1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风机电机（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19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循环风机、</w:t>
        </w:r>
      </w:ins>
      <w:ins w:id="120" w:author="董贤春" w:date="2026-05-12T09:3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2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减速电动机</w:t>
        </w:r>
      </w:ins>
      <w:ins w:id="122" w:author="董贤春" w:date="2026-05-12T09:3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23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、</w:t>
        </w:r>
      </w:ins>
      <w:ins w:id="124" w:author="董贤春" w:date="2026-05-12T09:3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2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助燃鼓风机</w:t>
        </w:r>
      </w:ins>
      <w:ins w:id="126" w:author="董贤春" w:date="2026-05-12T09:3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2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）</w:t>
        </w:r>
      </w:ins>
      <w:ins w:id="128" w:author="董贤春" w:date="2026-05-12T09:3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29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、自控仪</w:t>
        </w:r>
      </w:ins>
      <w:ins w:id="130" w:author="董贤春" w:date="2026-05-12T09:37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3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（操作箱、</w:t>
        </w:r>
      </w:ins>
      <w:ins w:id="132" w:author="董贤春" w:date="2026-05-12T09:3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33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水壶、探头</w:t>
        </w:r>
      </w:ins>
      <w:ins w:id="134" w:author="董贤春" w:date="2026-05-12T09:37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3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）</w:t>
        </w:r>
      </w:ins>
    </w:p>
    <w:p w14:paraId="229DDD15" w14:textId="56D1434D" w:rsidR="00534C55" w:rsidRPr="00EF11F9" w:rsidRDefault="00534C55" w:rsidP="00534C55">
      <w:pPr>
        <w:ind w:firstLineChars="200" w:firstLine="562"/>
        <w:rPr>
          <w:ins w:id="136" w:author="董贤春" w:date="2026-05-12T09:39:00Z"/>
          <w:rFonts w:ascii="仿宋_GB2312" w:eastAsia="仿宋_GB2312"/>
          <w:b/>
          <w:color w:val="7030A0"/>
          <w:sz w:val="30"/>
          <w:szCs w:val="30"/>
          <w:rPrChange w:id="137" w:author="董贤春" w:date="2026-05-12T09:45:00Z">
            <w:rPr>
              <w:ins w:id="138" w:author="董贤春" w:date="2026-05-12T09:39:00Z"/>
              <w:rFonts w:ascii="仿宋_GB2312" w:eastAsia="仿宋_GB2312"/>
              <w:color w:val="FF0000"/>
              <w:sz w:val="30"/>
              <w:szCs w:val="30"/>
            </w:rPr>
          </w:rPrChange>
        </w:rPr>
      </w:pPr>
      <w:ins w:id="139" w:author="董贤春" w:date="2026-05-12T09:34:00Z"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140" w:author="董贤春" w:date="2026-05-12T09:45:00Z">
              <w:rPr>
                <w:rFonts w:ascii="仿宋_GB2312" w:eastAsia="仿宋_GB2312"/>
                <w:color w:val="FF0000"/>
                <w:sz w:val="30"/>
                <w:szCs w:val="30"/>
              </w:rPr>
            </w:rPrChange>
          </w:rPr>
          <w:t>ZT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41" w:author="董贤春" w:date="2026-05-12T09:45:00Z">
              <w:rPr>
                <w:rFonts w:ascii="仿宋_GB2312" w:eastAsia="仿宋_GB2312" w:hint="eastAsia"/>
                <w:color w:val="FF0000"/>
                <w:sz w:val="30"/>
                <w:szCs w:val="30"/>
              </w:rPr>
            </w:rPrChange>
          </w:rPr>
          <w:t>烤房主体：</w:t>
        </w:r>
      </w:ins>
      <w:ins w:id="142" w:author="董贤春" w:date="2026-05-12T09:39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43" w:author="董贤春" w:date="2026-05-12T09:45:00Z">
              <w:rPr>
                <w:rFonts w:ascii="仿宋_GB2312" w:eastAsia="仿宋_GB2312" w:hint="eastAsia"/>
                <w:color w:val="FF0000"/>
                <w:sz w:val="30"/>
                <w:szCs w:val="30"/>
              </w:rPr>
            </w:rPrChange>
          </w:rPr>
          <w:t>墙体屋顶、</w:t>
        </w:r>
        <w:proofErr w:type="gramStart"/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44" w:author="董贤春" w:date="2026-05-12T09:45:00Z">
              <w:rPr>
                <w:rFonts w:ascii="仿宋_GB2312" w:eastAsia="仿宋_GB2312" w:hint="eastAsia"/>
                <w:color w:val="FF0000"/>
                <w:sz w:val="30"/>
                <w:szCs w:val="30"/>
              </w:rPr>
            </w:rPrChange>
          </w:rPr>
          <w:t>挂烟梁柱</w:t>
        </w:r>
        <w:proofErr w:type="gramEnd"/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45" w:author="董贤春" w:date="2026-05-12T09:45:00Z">
              <w:rPr>
                <w:rFonts w:ascii="仿宋_GB2312" w:eastAsia="仿宋_GB2312" w:hint="eastAsia"/>
                <w:color w:val="FF0000"/>
                <w:sz w:val="30"/>
                <w:szCs w:val="30"/>
              </w:rPr>
            </w:rPrChange>
          </w:rPr>
          <w:t>、装烟室门</w:t>
        </w:r>
      </w:ins>
    </w:p>
    <w:p w14:paraId="6E1E955B" w14:textId="56A04529" w:rsidR="00534C55" w:rsidRPr="00EF11F9" w:rsidRDefault="00534C55" w:rsidP="00534C55">
      <w:pPr>
        <w:ind w:firstLineChars="200" w:firstLine="562"/>
        <w:rPr>
          <w:ins w:id="146" w:author="董贤春" w:date="2026-05-12T09:34:00Z"/>
          <w:rFonts w:ascii="仿宋_GB2312" w:eastAsia="仿宋_GB2312"/>
          <w:b/>
          <w:color w:val="7030A0"/>
          <w:sz w:val="30"/>
          <w:szCs w:val="30"/>
          <w:rPrChange w:id="147" w:author="董贤春" w:date="2026-05-12T09:45:00Z">
            <w:rPr>
              <w:ins w:id="148" w:author="董贤春" w:date="2026-05-12T09:34:00Z"/>
              <w:rFonts w:ascii="仿宋_GB2312" w:eastAsia="仿宋_GB2312"/>
              <w:sz w:val="30"/>
              <w:szCs w:val="30"/>
            </w:rPr>
          </w:rPrChange>
        </w:rPr>
      </w:pPr>
      <w:ins w:id="149" w:author="董贤春" w:date="2026-05-12T09:34:00Z"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150" w:author="董贤春" w:date="2026-05-12T09:45:00Z">
              <w:rPr>
                <w:rFonts w:ascii="仿宋_GB2312" w:eastAsia="仿宋_GB2312"/>
                <w:color w:val="FF0000"/>
                <w:sz w:val="30"/>
                <w:szCs w:val="30"/>
              </w:rPr>
            </w:rPrChange>
          </w:rPr>
          <w:t>FS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51" w:author="董贤春" w:date="2026-05-12T09:45:00Z">
              <w:rPr>
                <w:rFonts w:ascii="仿宋_GB2312" w:eastAsia="仿宋_GB2312" w:hint="eastAsia"/>
                <w:color w:val="FF0000"/>
                <w:sz w:val="30"/>
                <w:szCs w:val="30"/>
              </w:rPr>
            </w:rPrChange>
          </w:rPr>
          <w:t>烤房附属：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5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烟夹、电路电器（电路）</w:t>
        </w:r>
      </w:ins>
    </w:p>
    <w:p w14:paraId="48C5B1A1" w14:textId="77777777" w:rsidR="00442B11" w:rsidRDefault="00442B11">
      <w:pPr>
        <w:ind w:firstLineChars="200" w:firstLine="560"/>
        <w:rPr>
          <w:rFonts w:ascii="仿宋_GB2312" w:eastAsia="仿宋_GB2312" w:hint="eastAsia"/>
          <w:sz w:val="30"/>
          <w:szCs w:val="30"/>
        </w:rPr>
      </w:pPr>
    </w:p>
    <w:p w14:paraId="1E61C4D3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fldChar w:fldCharType="begin"/>
      </w:r>
      <w:r>
        <w:rPr>
          <w:rFonts w:ascii="仿宋_GB2312" w:eastAsia="仿宋_GB2312" w:hint="eastAsia"/>
          <w:sz w:val="30"/>
          <w:szCs w:val="30"/>
        </w:rPr>
        <w:instrText xml:space="preserve"> = 4 \* GB3 \* MERGEFORMAT </w:instrText>
      </w:r>
      <w:r>
        <w:rPr>
          <w:rFonts w:ascii="仿宋_GB2312" w:eastAsia="仿宋_GB2312" w:hint="eastAsia"/>
          <w:sz w:val="30"/>
          <w:szCs w:val="30"/>
        </w:rPr>
        <w:fldChar w:fldCharType="separate"/>
      </w:r>
      <w:r>
        <w:t>④</w:t>
      </w:r>
      <w:r>
        <w:rPr>
          <w:rFonts w:ascii="仿宋_GB2312" w:eastAsia="仿宋_GB2312" w:hint="eastAsia"/>
          <w:sz w:val="30"/>
          <w:szCs w:val="30"/>
        </w:rPr>
        <w:fldChar w:fldCharType="end"/>
      </w:r>
      <w:r>
        <w:rPr>
          <w:rFonts w:ascii="仿宋_GB2312" w:eastAsia="仿宋_GB2312" w:hint="eastAsia"/>
          <w:sz w:val="30"/>
          <w:szCs w:val="30"/>
        </w:rPr>
        <w:t>对应受益烟田面积：系统内（一体化平台）基础设施管理板块登记的设施受益烟田面积、当前设施实际对应的受益烟田面积（技术员根据设施状态、</w:t>
      </w:r>
      <w:r>
        <w:rPr>
          <w:rFonts w:ascii="仿宋_GB2312" w:eastAsia="仿宋_GB2312" w:hint="eastAsia"/>
          <w:sz w:val="30"/>
          <w:szCs w:val="30"/>
        </w:rPr>
        <w:lastRenderedPageBreak/>
        <w:t>区域烟叶种植规模、生产实际情况进行综合评估）。</w:t>
      </w:r>
    </w:p>
    <w:p w14:paraId="0107E0E1" w14:textId="77777777" w:rsidR="00F95AF0" w:rsidRDefault="00CA2CF5">
      <w:pPr>
        <w:ind w:firstLineChars="200" w:firstLine="562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（二）档案信息关联：将实物信息与</w:t>
      </w:r>
      <w:r>
        <w:rPr>
          <w:rFonts w:ascii="仿宋_GB2312" w:eastAsia="仿宋_GB2312" w:hint="eastAsia"/>
          <w:b/>
          <w:color w:val="0000FF"/>
          <w:sz w:val="30"/>
          <w:szCs w:val="30"/>
        </w:rPr>
        <w:t>原档案信息（烟叶一体化平台基础设施管理模块上的信息？）</w:t>
      </w:r>
      <w:r>
        <w:rPr>
          <w:rFonts w:ascii="仿宋_GB2312" w:eastAsia="仿宋_GB2312" w:hint="eastAsia"/>
          <w:b/>
          <w:sz w:val="30"/>
          <w:szCs w:val="30"/>
        </w:rPr>
        <w:t>进行关联。</w:t>
      </w:r>
      <w:r>
        <w:rPr>
          <w:rFonts w:ascii="仿宋_GB2312" w:eastAsia="仿宋_GB2312" w:hint="eastAsia"/>
          <w:sz w:val="30"/>
          <w:szCs w:val="30"/>
        </w:rPr>
        <w:t>标识、建设年度、设备型号、设备厂家、设施联系人等信息与实物信息的对应。</w:t>
      </w:r>
    </w:p>
    <w:p w14:paraId="0B94EC07" w14:textId="496BC945" w:rsidR="00F95AF0" w:rsidRDefault="00CA2CF5">
      <w:pPr>
        <w:ind w:firstLineChars="200" w:firstLine="562"/>
        <w:rPr>
          <w:ins w:id="153" w:author="董贤春" w:date="2026-05-12T08:33:00Z"/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（三）设施现状评价：对现状及短期预期的评价。</w:t>
      </w:r>
      <w:r>
        <w:rPr>
          <w:rFonts w:ascii="仿宋_GB2312" w:eastAsia="仿宋_GB2312" w:hint="eastAsia"/>
          <w:sz w:val="30"/>
          <w:szCs w:val="30"/>
        </w:rPr>
        <w:t>最近正常使用年度、主体评价（主体意愿），技术员评价等。</w:t>
      </w:r>
    </w:p>
    <w:p w14:paraId="47152F76" w14:textId="1D316F78" w:rsidR="00BF1876" w:rsidRPr="00EF11F9" w:rsidRDefault="00BF1876" w:rsidP="00EF11F9">
      <w:pPr>
        <w:ind w:firstLineChars="200" w:firstLine="562"/>
        <w:rPr>
          <w:ins w:id="154" w:author="董贤春" w:date="2026-05-12T08:35:00Z"/>
          <w:rFonts w:ascii="仿宋_GB2312" w:eastAsia="仿宋_GB2312"/>
          <w:b/>
          <w:color w:val="7030A0"/>
          <w:sz w:val="30"/>
          <w:szCs w:val="30"/>
          <w:rPrChange w:id="155" w:author="董贤春" w:date="2026-05-12T09:45:00Z">
            <w:rPr>
              <w:ins w:id="156" w:author="董贤春" w:date="2026-05-12T08:35:00Z"/>
              <w:rFonts w:ascii="仿宋_GB2312" w:eastAsia="仿宋_GB2312"/>
              <w:sz w:val="30"/>
              <w:szCs w:val="30"/>
            </w:rPr>
          </w:rPrChange>
        </w:rPr>
        <w:pPrChange w:id="157" w:author="董贤春" w:date="2026-05-12T09:45:00Z">
          <w:pPr>
            <w:ind w:firstLineChars="200" w:firstLine="560"/>
          </w:pPr>
        </w:pPrChange>
      </w:pPr>
      <w:ins w:id="158" w:author="董贤春" w:date="2026-05-12T08:3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59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对以上设备</w:t>
        </w:r>
      </w:ins>
      <w:ins w:id="160" w:author="董贤春" w:date="2026-05-12T08:3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6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进行状态评价，分</w:t>
        </w:r>
      </w:ins>
      <w:ins w:id="162" w:author="董贤春" w:date="2026-05-12T09:18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63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在用</w:t>
        </w:r>
      </w:ins>
      <w:ins w:id="164" w:author="董贤春" w:date="2026-05-12T09:19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6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（</w:t>
        </w:r>
      </w:ins>
      <w:ins w:id="166" w:author="董贤春" w:date="2026-05-12T08:3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6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优良、较好、差</w:t>
        </w:r>
      </w:ins>
      <w:ins w:id="168" w:author="董贤春" w:date="2026-05-12T09:19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69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）、转用</w:t>
        </w:r>
      </w:ins>
      <w:ins w:id="170" w:author="董贤春" w:date="2026-05-12T09:21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7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（转</w:t>
        </w:r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7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作他</w:t>
        </w:r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73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用）</w:t>
        </w:r>
      </w:ins>
      <w:ins w:id="174" w:author="董贤春" w:date="2026-05-12T09:19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7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、缺失</w:t>
        </w:r>
      </w:ins>
      <w:ins w:id="176" w:author="董贤春" w:date="2026-05-12T09:21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7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（损毁）</w:t>
        </w:r>
      </w:ins>
      <w:ins w:id="178" w:author="董贤春" w:date="2026-05-12T09:19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79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、闲置</w:t>
        </w:r>
      </w:ins>
      <w:proofErr w:type="gramStart"/>
      <w:ins w:id="180" w:author="董贤春" w:date="2026-05-12T08:3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8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”</w:t>
        </w:r>
      </w:ins>
      <w:proofErr w:type="gramEnd"/>
      <w:ins w:id="182" w:author="董贤春" w:date="2026-05-12T09:19:00Z">
        <w:r w:rsidR="004B0A0F" w:rsidRPr="00EF11F9">
          <w:rPr>
            <w:rFonts w:ascii="仿宋_GB2312" w:eastAsia="仿宋_GB2312"/>
            <w:b/>
            <w:color w:val="7030A0"/>
            <w:sz w:val="30"/>
            <w:szCs w:val="30"/>
            <w:rPrChange w:id="183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4</w:t>
        </w:r>
      </w:ins>
      <w:ins w:id="184" w:author="董贤春" w:date="2026-05-12T08:3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8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种</w:t>
        </w:r>
      </w:ins>
      <w:ins w:id="186" w:author="董贤春" w:date="2026-05-12T09:19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8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状态6种</w:t>
        </w:r>
      </w:ins>
      <w:ins w:id="188" w:author="董贤春" w:date="2026-05-12T08:3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89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情况。</w:t>
        </w:r>
      </w:ins>
    </w:p>
    <w:p w14:paraId="7F1E9985" w14:textId="5C71BB41" w:rsidR="00BF1876" w:rsidRPr="00EF11F9" w:rsidRDefault="00BF1876" w:rsidP="00EF11F9">
      <w:pPr>
        <w:ind w:firstLineChars="200" w:firstLine="562"/>
        <w:rPr>
          <w:ins w:id="190" w:author="董贤春" w:date="2026-05-12T08:37:00Z"/>
          <w:rFonts w:ascii="仿宋_GB2312" w:eastAsia="仿宋_GB2312"/>
          <w:b/>
          <w:color w:val="7030A0"/>
          <w:sz w:val="30"/>
          <w:szCs w:val="30"/>
          <w:rPrChange w:id="191" w:author="董贤春" w:date="2026-05-12T09:45:00Z">
            <w:rPr>
              <w:ins w:id="192" w:author="董贤春" w:date="2026-05-12T08:37:00Z"/>
              <w:rFonts w:ascii="仿宋_GB2312" w:eastAsia="仿宋_GB2312"/>
              <w:sz w:val="30"/>
              <w:szCs w:val="30"/>
            </w:rPr>
          </w:rPrChange>
        </w:rPr>
        <w:pPrChange w:id="193" w:author="董贤春" w:date="2026-05-12T09:45:00Z">
          <w:pPr>
            <w:ind w:firstLineChars="200" w:firstLine="560"/>
          </w:pPr>
        </w:pPrChange>
      </w:pPr>
      <w:ins w:id="194" w:author="董贤春" w:date="2026-05-12T08:3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9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1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196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.</w:t>
        </w:r>
      </w:ins>
      <w:ins w:id="197" w:author="董贤春" w:date="2026-05-12T09:21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19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转</w:t>
        </w:r>
      </w:ins>
      <w:ins w:id="199" w:author="董贤春" w:date="2026-05-12T09:20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0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用：</w:t>
        </w:r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0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整体设备另作他用</w:t>
        </w:r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0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且</w:t>
        </w:r>
      </w:ins>
      <w:ins w:id="203" w:author="董贤春" w:date="2026-05-12T09:19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0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无法再次转作烤房的，</w:t>
        </w:r>
      </w:ins>
      <w:ins w:id="205" w:author="董贤春" w:date="2026-05-12T09:20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0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标注</w:t>
        </w:r>
      </w:ins>
      <w:ins w:id="207" w:author="董贤春" w:date="2026-05-12T08:3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0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转</w:t>
        </w:r>
      </w:ins>
      <w:ins w:id="209" w:author="董贤春" w:date="2026-05-12T09:20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1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用类型：</w:t>
        </w:r>
      </w:ins>
      <w:ins w:id="211" w:author="董贤春" w:date="2026-05-12T08:3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1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住房、杂物室、</w:t>
        </w:r>
      </w:ins>
      <w:ins w:id="213" w:author="董贤春" w:date="2026-05-12T08:3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1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牲畜圈；</w:t>
        </w:r>
      </w:ins>
    </w:p>
    <w:p w14:paraId="29F58EB2" w14:textId="6ED70497" w:rsidR="00BF1876" w:rsidRPr="00EF11F9" w:rsidRDefault="00BF1876" w:rsidP="00EF11F9">
      <w:pPr>
        <w:ind w:firstLineChars="200" w:firstLine="562"/>
        <w:rPr>
          <w:ins w:id="215" w:author="董贤春" w:date="2026-05-12T08:36:00Z"/>
          <w:rFonts w:ascii="仿宋_GB2312" w:eastAsia="仿宋_GB2312"/>
          <w:b/>
          <w:color w:val="7030A0"/>
          <w:sz w:val="30"/>
          <w:szCs w:val="30"/>
          <w:rPrChange w:id="216" w:author="董贤春" w:date="2026-05-12T09:45:00Z">
            <w:rPr>
              <w:ins w:id="217" w:author="董贤春" w:date="2026-05-12T08:36:00Z"/>
              <w:rFonts w:ascii="仿宋_GB2312" w:eastAsia="仿宋_GB2312"/>
              <w:sz w:val="30"/>
              <w:szCs w:val="30"/>
            </w:rPr>
          </w:rPrChange>
        </w:rPr>
        <w:pPrChange w:id="218" w:author="董贤春" w:date="2026-05-12T09:45:00Z">
          <w:pPr>
            <w:ind w:firstLineChars="200" w:firstLine="560"/>
          </w:pPr>
        </w:pPrChange>
      </w:pPr>
      <w:ins w:id="219" w:author="董贤春" w:date="2026-05-12T08:37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2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2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221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.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2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缺失</w:t>
        </w:r>
      </w:ins>
      <w:ins w:id="223" w:author="董贤春" w:date="2026-05-12T09:16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2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（</w:t>
        </w:r>
      </w:ins>
      <w:ins w:id="225" w:author="董贤春" w:date="2026-05-12T08:3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2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损毁</w:t>
        </w:r>
      </w:ins>
      <w:ins w:id="227" w:author="董贤春" w:date="2026-05-12T09:21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2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）</w:t>
        </w:r>
      </w:ins>
      <w:ins w:id="229" w:author="董贤春" w:date="2026-05-12T08:3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3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：因各种原因</w:t>
        </w:r>
      </w:ins>
      <w:ins w:id="231" w:author="董贤春" w:date="2026-05-12T09:21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3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导致</w:t>
        </w:r>
      </w:ins>
      <w:ins w:id="233" w:author="董贤春" w:date="2026-05-12T08:3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3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拆除或半拆除的。</w:t>
        </w:r>
      </w:ins>
      <w:ins w:id="235" w:author="董贤春" w:date="2026-05-12T09:21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3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明确</w:t>
        </w:r>
      </w:ins>
      <w:ins w:id="237" w:author="董贤春" w:date="2026-05-12T09:22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3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缺失的</w:t>
        </w:r>
      </w:ins>
      <w:ins w:id="239" w:author="董贤春" w:date="2026-05-12T08:37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4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主要部件：</w:t>
        </w:r>
      </w:ins>
      <w:ins w:id="241" w:author="董贤春" w:date="2026-05-12T08:38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4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燃烧机、</w:t>
        </w:r>
      </w:ins>
      <w:ins w:id="243" w:author="董贤春" w:date="2026-05-12T08:37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4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加热室、自控仪、门窗、</w:t>
        </w:r>
        <w:proofErr w:type="gramStart"/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4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挂烟梁</w:t>
        </w:r>
      </w:ins>
      <w:proofErr w:type="gramEnd"/>
      <w:ins w:id="246" w:author="董贤春" w:date="2026-05-12T08:38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4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、烟夹（烟杆）</w:t>
        </w:r>
      </w:ins>
      <w:ins w:id="248" w:author="董贤春" w:date="2026-05-12T09:22:00Z">
        <w:r w:rsidR="004B0A0F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49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；</w:t>
        </w:r>
      </w:ins>
    </w:p>
    <w:p w14:paraId="48680A92" w14:textId="4E364B9A" w:rsidR="00BF1876" w:rsidRPr="00EF11F9" w:rsidRDefault="004B0A0F" w:rsidP="00EF11F9">
      <w:pPr>
        <w:ind w:firstLineChars="200" w:firstLine="562"/>
        <w:rPr>
          <w:ins w:id="250" w:author="董贤春" w:date="2026-05-12T08:33:00Z"/>
          <w:rFonts w:ascii="仿宋_GB2312" w:eastAsia="仿宋_GB2312" w:hint="eastAsia"/>
          <w:b/>
          <w:color w:val="7030A0"/>
          <w:sz w:val="30"/>
          <w:szCs w:val="30"/>
          <w:rPrChange w:id="251" w:author="董贤春" w:date="2026-05-12T09:45:00Z">
            <w:rPr>
              <w:ins w:id="252" w:author="董贤春" w:date="2026-05-12T08:33:00Z"/>
              <w:rFonts w:ascii="仿宋_GB2312" w:eastAsia="仿宋_GB2312" w:hint="eastAsia"/>
              <w:sz w:val="30"/>
              <w:szCs w:val="30"/>
            </w:rPr>
          </w:rPrChange>
        </w:rPr>
        <w:pPrChange w:id="253" w:author="董贤春" w:date="2026-05-12T09:45:00Z">
          <w:pPr>
            <w:ind w:firstLineChars="200" w:firstLine="560"/>
          </w:pPr>
        </w:pPrChange>
      </w:pPr>
      <w:ins w:id="254" w:author="董贤春" w:date="2026-05-12T09:16:00Z"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255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3</w:t>
        </w:r>
      </w:ins>
      <w:ins w:id="256" w:author="董贤春" w:date="2026-05-12T08:37:00Z">
        <w:r w:rsidR="00BF1876" w:rsidRPr="00EF11F9">
          <w:rPr>
            <w:rFonts w:ascii="仿宋_GB2312" w:eastAsia="仿宋_GB2312"/>
            <w:b/>
            <w:color w:val="7030A0"/>
            <w:sz w:val="30"/>
            <w:szCs w:val="30"/>
            <w:rPrChange w:id="257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.</w:t>
        </w:r>
      </w:ins>
      <w:ins w:id="258" w:author="董贤春" w:date="2026-05-12T08:38:00Z">
        <w:r w:rsidR="00BF1876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59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闲置：</w:t>
        </w:r>
      </w:ins>
      <w:ins w:id="260" w:author="董贤春" w:date="2026-05-12T08:40:00Z">
        <w:r w:rsidR="00BF1876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6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设施设备齐全。</w:t>
        </w:r>
      </w:ins>
      <w:ins w:id="262" w:author="董贤春" w:date="2026-05-12T08:38:00Z">
        <w:r w:rsidR="00BF1876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63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建设时间</w:t>
        </w:r>
      </w:ins>
      <w:ins w:id="264" w:author="董贤春" w:date="2026-05-12T08:39:00Z">
        <w:r w:rsidR="00BF1876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6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5年以上，</w:t>
        </w:r>
      </w:ins>
      <w:ins w:id="266" w:author="董贤春" w:date="2026-05-12T08:38:00Z">
        <w:r w:rsidR="00BF1876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6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连续</w:t>
        </w:r>
      </w:ins>
      <w:ins w:id="268" w:author="董贤春" w:date="2026-05-12T08:39:00Z">
        <w:r w:rsidR="00BF1876" w:rsidRPr="00EF11F9">
          <w:rPr>
            <w:rFonts w:ascii="仿宋_GB2312" w:eastAsia="仿宋_GB2312"/>
            <w:b/>
            <w:color w:val="7030A0"/>
            <w:sz w:val="30"/>
            <w:szCs w:val="30"/>
            <w:rPrChange w:id="269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2</w:t>
        </w:r>
        <w:r w:rsidR="00BF1876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7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</w:t>
        </w:r>
      </w:ins>
      <w:ins w:id="271" w:author="董贤春" w:date="2026-05-12T09:22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7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（近两年）</w:t>
        </w:r>
      </w:ins>
      <w:ins w:id="273" w:author="董贤春" w:date="2026-05-12T08:39:00Z">
        <w:r w:rsidR="00BF1876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7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未使用；建设时间5年以内，2</w:t>
        </w:r>
      </w:ins>
      <w:ins w:id="275" w:author="董贤春" w:date="2026-05-12T08:40:00Z">
        <w:r w:rsidR="00BF1876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7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个年度未使用（且最近1年未使用）</w:t>
        </w:r>
      </w:ins>
      <w:ins w:id="277" w:author="董贤春" w:date="2026-05-12T09:13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7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；</w:t>
        </w:r>
      </w:ins>
      <w:ins w:id="279" w:author="董贤春" w:date="2026-05-12T09:1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8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随布局调整或其它情况，</w:t>
        </w:r>
      </w:ins>
      <w:ins w:id="281" w:author="董贤春" w:date="2026-05-12T08:40:00Z">
        <w:r w:rsidR="00BF1876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8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预计新</w:t>
        </w:r>
      </w:ins>
      <w:ins w:id="283" w:author="董贤春" w:date="2026-05-12T09:13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8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1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285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-</w:t>
        </w:r>
        <w:proofErr w:type="gramStart"/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286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2</w:t>
        </w:r>
      </w:ins>
      <w:proofErr w:type="gramEnd"/>
      <w:ins w:id="287" w:author="董贤春" w:date="2026-05-12T08:40:00Z">
        <w:r w:rsidR="00BF1876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8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年度不再使用的。</w:t>
        </w:r>
      </w:ins>
      <w:bookmarkStart w:id="289" w:name="_GoBack"/>
      <w:bookmarkEnd w:id="289"/>
    </w:p>
    <w:p w14:paraId="2E311D82" w14:textId="0401D1D1" w:rsidR="004B0A0F" w:rsidRPr="00EF11F9" w:rsidRDefault="004B0A0F" w:rsidP="00EF11F9">
      <w:pPr>
        <w:ind w:firstLineChars="200" w:firstLine="562"/>
        <w:rPr>
          <w:ins w:id="290" w:author="董贤春" w:date="2026-05-12T09:23:00Z"/>
          <w:rFonts w:ascii="仿宋_GB2312" w:eastAsia="仿宋_GB2312"/>
          <w:b/>
          <w:color w:val="7030A0"/>
          <w:sz w:val="30"/>
          <w:szCs w:val="30"/>
          <w:rPrChange w:id="291" w:author="董贤春" w:date="2026-05-12T09:45:00Z">
            <w:rPr>
              <w:ins w:id="292" w:author="董贤春" w:date="2026-05-12T09:23:00Z"/>
              <w:rFonts w:ascii="仿宋_GB2312" w:eastAsia="仿宋_GB2312"/>
              <w:sz w:val="30"/>
              <w:szCs w:val="30"/>
            </w:rPr>
          </w:rPrChange>
        </w:rPr>
        <w:pPrChange w:id="293" w:author="董贤春" w:date="2026-05-12T09:45:00Z">
          <w:pPr>
            <w:ind w:firstLineChars="200" w:firstLine="560"/>
          </w:pPr>
        </w:pPrChange>
      </w:pPr>
      <w:ins w:id="294" w:author="董贤春" w:date="2026-05-12T09:1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9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4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296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.</w:t>
        </w:r>
      </w:ins>
      <w:ins w:id="297" w:author="董贤春" w:date="2026-05-12T09:23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29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在用：分3种情况，优良、较好、较差</w:t>
        </w:r>
      </w:ins>
    </w:p>
    <w:p w14:paraId="54E02A7D" w14:textId="611063B3" w:rsidR="00BF1876" w:rsidRPr="00EF11F9" w:rsidRDefault="004B0A0F" w:rsidP="00EF11F9">
      <w:pPr>
        <w:ind w:firstLineChars="200" w:firstLine="562"/>
        <w:rPr>
          <w:ins w:id="299" w:author="董贤春" w:date="2026-05-12T09:14:00Z"/>
          <w:rFonts w:ascii="仿宋_GB2312" w:eastAsia="仿宋_GB2312"/>
          <w:b/>
          <w:color w:val="7030A0"/>
          <w:sz w:val="30"/>
          <w:szCs w:val="30"/>
          <w:rPrChange w:id="300" w:author="董贤春" w:date="2026-05-12T09:45:00Z">
            <w:rPr>
              <w:ins w:id="301" w:author="董贤春" w:date="2026-05-12T09:14:00Z"/>
              <w:rFonts w:ascii="仿宋_GB2312" w:eastAsia="仿宋_GB2312"/>
              <w:sz w:val="30"/>
              <w:szCs w:val="30"/>
            </w:rPr>
          </w:rPrChange>
        </w:rPr>
        <w:pPrChange w:id="302" w:author="董贤春" w:date="2026-05-12T09:45:00Z">
          <w:pPr>
            <w:ind w:firstLineChars="200" w:firstLine="560"/>
          </w:pPr>
        </w:pPrChange>
      </w:pPr>
      <w:ins w:id="303" w:author="董贤春" w:date="2026-05-12T09:1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0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优良：</w:t>
        </w:r>
      </w:ins>
      <w:ins w:id="305" w:author="董贤春" w:date="2026-05-12T09:24:00Z">
        <w:r w:rsidR="00442B11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0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2</w:t>
        </w:r>
        <w:r w:rsidR="00442B11" w:rsidRPr="00EF11F9">
          <w:rPr>
            <w:rFonts w:ascii="仿宋_GB2312" w:eastAsia="仿宋_GB2312"/>
            <w:b/>
            <w:color w:val="7030A0"/>
            <w:sz w:val="30"/>
            <w:szCs w:val="30"/>
            <w:rPrChange w:id="307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023</w:t>
        </w:r>
        <w:r w:rsidR="00442B11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0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-2</w:t>
        </w:r>
        <w:r w:rsidR="00442B11" w:rsidRPr="00EF11F9">
          <w:rPr>
            <w:rFonts w:ascii="仿宋_GB2312" w:eastAsia="仿宋_GB2312"/>
            <w:b/>
            <w:color w:val="7030A0"/>
            <w:sz w:val="30"/>
            <w:szCs w:val="30"/>
            <w:rPrChange w:id="309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025</w:t>
        </w:r>
        <w:r w:rsidR="00442B11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1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年度</w:t>
        </w:r>
      </w:ins>
      <w:ins w:id="311" w:author="董贤春" w:date="2026-05-12T09:1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1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新建</w:t>
        </w:r>
      </w:ins>
      <w:ins w:id="313" w:author="董贤春" w:date="2026-05-12T09:24:00Z">
        <w:r w:rsidR="00442B11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1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的</w:t>
        </w:r>
      </w:ins>
      <w:ins w:id="315" w:author="董贤春" w:date="2026-05-12T09:1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1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烤房，</w:t>
        </w:r>
      </w:ins>
      <w:ins w:id="317" w:author="董贤春" w:date="2026-05-12T09:23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1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设施状态、</w:t>
        </w:r>
      </w:ins>
      <w:ins w:id="319" w:author="董贤春" w:date="2026-05-12T09:1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2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使用状态良好，管护到位预计</w:t>
        </w:r>
      </w:ins>
      <w:ins w:id="321" w:author="董贤春" w:date="2026-05-12T09:23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2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可</w:t>
        </w:r>
      </w:ins>
      <w:ins w:id="323" w:author="董贤春" w:date="2026-05-12T09:14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24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使用5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25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-8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2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年的。</w:t>
        </w:r>
      </w:ins>
    </w:p>
    <w:p w14:paraId="6D6A5291" w14:textId="7268C8AC" w:rsidR="004B0A0F" w:rsidRPr="00EF11F9" w:rsidRDefault="004B0A0F" w:rsidP="00EF11F9">
      <w:pPr>
        <w:ind w:firstLineChars="200" w:firstLine="562"/>
        <w:rPr>
          <w:ins w:id="327" w:author="董贤春" w:date="2026-05-12T09:15:00Z"/>
          <w:rFonts w:ascii="仿宋_GB2312" w:eastAsia="仿宋_GB2312"/>
          <w:b/>
          <w:color w:val="7030A0"/>
          <w:sz w:val="30"/>
          <w:szCs w:val="30"/>
          <w:rPrChange w:id="328" w:author="董贤春" w:date="2026-05-12T09:45:00Z">
            <w:rPr>
              <w:ins w:id="329" w:author="董贤春" w:date="2026-05-12T09:15:00Z"/>
              <w:rFonts w:ascii="仿宋_GB2312" w:eastAsia="仿宋_GB2312"/>
              <w:sz w:val="30"/>
              <w:szCs w:val="30"/>
            </w:rPr>
          </w:rPrChange>
        </w:rPr>
        <w:pPrChange w:id="330" w:author="董贤春" w:date="2026-05-12T09:45:00Z">
          <w:pPr>
            <w:ind w:firstLineChars="200" w:firstLine="560"/>
          </w:pPr>
        </w:pPrChange>
      </w:pPr>
      <w:ins w:id="331" w:author="董贤春" w:date="2026-05-12T09:1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32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较好：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33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2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34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0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35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18-2022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3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年以来新建烤房，使用状态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3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正常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38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，管护到位预计使用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39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3-5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40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年的。</w:t>
        </w:r>
      </w:ins>
    </w:p>
    <w:p w14:paraId="76BBD385" w14:textId="1CBECF24" w:rsidR="004B0A0F" w:rsidRPr="00EF11F9" w:rsidRDefault="004B0A0F" w:rsidP="00EF11F9">
      <w:pPr>
        <w:ind w:firstLineChars="200" w:firstLine="562"/>
        <w:rPr>
          <w:ins w:id="341" w:author="董贤春" w:date="2026-05-12T09:25:00Z"/>
          <w:rFonts w:ascii="仿宋_GB2312" w:eastAsia="仿宋_GB2312"/>
          <w:b/>
          <w:color w:val="7030A0"/>
          <w:sz w:val="30"/>
          <w:szCs w:val="30"/>
          <w:rPrChange w:id="342" w:author="董贤春" w:date="2026-05-12T09:45:00Z">
            <w:rPr>
              <w:ins w:id="343" w:author="董贤春" w:date="2026-05-12T09:25:00Z"/>
              <w:rFonts w:ascii="仿宋_GB2312" w:eastAsia="仿宋_GB2312"/>
              <w:sz w:val="30"/>
              <w:szCs w:val="30"/>
            </w:rPr>
          </w:rPrChange>
        </w:rPr>
        <w:pPrChange w:id="344" w:author="董贤春" w:date="2026-05-12T09:45:00Z">
          <w:pPr>
            <w:ind w:firstLineChars="200" w:firstLine="560"/>
          </w:pPr>
        </w:pPrChange>
      </w:pPr>
      <w:ins w:id="345" w:author="董贤春" w:date="2026-05-12T09:1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46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较差：2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47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01</w:t>
        </w:r>
      </w:ins>
      <w:ins w:id="348" w:author="董贤春" w:date="2026-05-12T09:16:00Z"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49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7</w:t>
        </w:r>
      </w:ins>
      <w:ins w:id="350" w:author="董贤春" w:date="2026-05-12T09:1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5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</w:t>
        </w:r>
      </w:ins>
      <w:ins w:id="352" w:author="董贤春" w:date="2026-05-12T09:25:00Z">
        <w:r w:rsidR="00442B11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53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及</w:t>
        </w:r>
      </w:ins>
      <w:ins w:id="354" w:author="董贤春" w:date="2026-05-12T09:15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5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以</w:t>
        </w:r>
      </w:ins>
      <w:ins w:id="356" w:author="董贤春" w:date="2026-05-12T09:1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5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前建设的烤房，使用状态暂时正常</w:t>
        </w:r>
      </w:ins>
      <w:ins w:id="358" w:author="董贤春" w:date="2026-05-12T09:25:00Z">
        <w:r w:rsidR="00442B11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59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或适当修复即可使用</w:t>
        </w:r>
      </w:ins>
      <w:ins w:id="360" w:author="董贤春" w:date="2026-05-12T09:1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61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，预计可</w:t>
        </w:r>
      </w:ins>
      <w:ins w:id="362" w:author="董贤春" w:date="2026-05-12T09:25:00Z">
        <w:r w:rsidR="00442B11"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63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坚持</w:t>
        </w:r>
      </w:ins>
      <w:ins w:id="364" w:author="董贤春" w:date="2026-05-12T09:16:00Z"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65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使用1</w:t>
        </w:r>
        <w:r w:rsidRPr="00EF11F9">
          <w:rPr>
            <w:rFonts w:ascii="仿宋_GB2312" w:eastAsia="仿宋_GB2312"/>
            <w:b/>
            <w:color w:val="7030A0"/>
            <w:sz w:val="30"/>
            <w:szCs w:val="30"/>
            <w:rPrChange w:id="366" w:author="董贤春" w:date="2026-05-12T09:45:00Z">
              <w:rPr>
                <w:rFonts w:ascii="仿宋_GB2312" w:eastAsia="仿宋_GB2312"/>
                <w:sz w:val="30"/>
                <w:szCs w:val="30"/>
              </w:rPr>
            </w:rPrChange>
          </w:rPr>
          <w:t>-3</w:t>
        </w:r>
        <w:r w:rsidRPr="00EF11F9">
          <w:rPr>
            <w:rFonts w:ascii="仿宋_GB2312" w:eastAsia="仿宋_GB2312" w:hint="eastAsia"/>
            <w:b/>
            <w:color w:val="7030A0"/>
            <w:sz w:val="30"/>
            <w:szCs w:val="30"/>
            <w:rPrChange w:id="367" w:author="董贤春" w:date="2026-05-12T09:45:00Z">
              <w:rPr>
                <w:rFonts w:ascii="仿宋_GB2312" w:eastAsia="仿宋_GB2312" w:hint="eastAsia"/>
                <w:sz w:val="30"/>
                <w:szCs w:val="30"/>
              </w:rPr>
            </w:rPrChange>
          </w:rPr>
          <w:t>年的。</w:t>
        </w:r>
      </w:ins>
    </w:p>
    <w:p w14:paraId="5F1D51B2" w14:textId="120DAA82" w:rsidR="00442B11" w:rsidRPr="00442B11" w:rsidRDefault="00442B11" w:rsidP="004B0A0F">
      <w:pPr>
        <w:ind w:firstLineChars="200" w:firstLine="562"/>
        <w:rPr>
          <w:ins w:id="368" w:author="董贤春" w:date="2026-05-12T09:25:00Z"/>
          <w:rFonts w:ascii="仿宋_GB2312" w:eastAsia="仿宋_GB2312"/>
          <w:b/>
          <w:color w:val="FF0000"/>
          <w:sz w:val="30"/>
          <w:szCs w:val="30"/>
          <w:rPrChange w:id="369" w:author="董贤春" w:date="2026-05-12T09:28:00Z">
            <w:rPr>
              <w:ins w:id="370" w:author="董贤春" w:date="2026-05-12T09:25:00Z"/>
              <w:rFonts w:ascii="仿宋_GB2312" w:eastAsia="仿宋_GB2312"/>
              <w:sz w:val="30"/>
              <w:szCs w:val="30"/>
            </w:rPr>
          </w:rPrChange>
        </w:rPr>
      </w:pPr>
    </w:p>
    <w:p w14:paraId="315302FC" w14:textId="77777777" w:rsidR="00442B11" w:rsidRPr="004B0A0F" w:rsidRDefault="00442B11" w:rsidP="004B0A0F">
      <w:pPr>
        <w:ind w:firstLineChars="200" w:firstLine="560"/>
        <w:rPr>
          <w:ins w:id="371" w:author="董贤春" w:date="2026-05-12T09:15:00Z"/>
          <w:rFonts w:ascii="仿宋_GB2312" w:eastAsia="仿宋_GB2312" w:hint="eastAsia"/>
          <w:sz w:val="30"/>
          <w:szCs w:val="30"/>
          <w:rPrChange w:id="372" w:author="董贤春" w:date="2026-05-12T09:15:00Z">
            <w:rPr>
              <w:ins w:id="373" w:author="董贤春" w:date="2026-05-12T09:15:00Z"/>
              <w:rFonts w:ascii="仿宋_GB2312" w:eastAsia="仿宋_GB2312" w:hint="eastAsia"/>
              <w:sz w:val="30"/>
              <w:szCs w:val="30"/>
            </w:rPr>
          </w:rPrChange>
        </w:rPr>
      </w:pPr>
    </w:p>
    <w:p w14:paraId="6B7C9343" w14:textId="73185840" w:rsidR="00BF1876" w:rsidDel="00442B11" w:rsidRDefault="00BF1876">
      <w:pPr>
        <w:ind w:firstLineChars="200" w:firstLine="560"/>
        <w:rPr>
          <w:del w:id="374" w:author="董贤春" w:date="2026-05-12T09:25:00Z"/>
          <w:rFonts w:ascii="仿宋_GB2312" w:eastAsia="仿宋_GB2312" w:hint="eastAsia"/>
          <w:sz w:val="30"/>
          <w:szCs w:val="30"/>
        </w:rPr>
      </w:pPr>
    </w:p>
    <w:p w14:paraId="2F657250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设施状态评价：正常（维护情况下可正常使用2</w:t>
      </w:r>
      <w:r>
        <w:rPr>
          <w:rFonts w:ascii="仿宋_GB2312" w:eastAsia="仿宋_GB2312"/>
          <w:sz w:val="30"/>
          <w:szCs w:val="30"/>
        </w:rPr>
        <w:t>-3</w:t>
      </w:r>
      <w:r>
        <w:rPr>
          <w:rFonts w:ascii="仿宋_GB2312" w:eastAsia="仿宋_GB2312" w:hint="eastAsia"/>
          <w:sz w:val="30"/>
          <w:szCs w:val="30"/>
        </w:rPr>
        <w:t>年）、优良（维护状态下可正常使用3</w:t>
      </w:r>
      <w:r>
        <w:rPr>
          <w:rFonts w:ascii="仿宋_GB2312" w:eastAsia="仿宋_GB2312"/>
          <w:sz w:val="30"/>
          <w:szCs w:val="30"/>
        </w:rPr>
        <w:t>-</w:t>
      </w:r>
      <w:r>
        <w:rPr>
          <w:rFonts w:ascii="仿宋_GB2312" w:eastAsia="仿宋_GB2312" w:hint="eastAsia"/>
          <w:sz w:val="30"/>
          <w:szCs w:val="30"/>
        </w:rPr>
        <w:t>5年等）</w:t>
      </w:r>
    </w:p>
    <w:p w14:paraId="0338ED2F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急需修复：在1</w:t>
      </w:r>
      <w:r>
        <w:rPr>
          <w:rFonts w:ascii="仿宋_GB2312" w:eastAsia="仿宋_GB2312"/>
          <w:sz w:val="30"/>
          <w:szCs w:val="30"/>
        </w:rPr>
        <w:t>-2</w:t>
      </w:r>
      <w:r>
        <w:rPr>
          <w:rFonts w:ascii="仿宋_GB2312" w:eastAsia="仿宋_GB2312" w:hint="eastAsia"/>
          <w:sz w:val="30"/>
          <w:szCs w:val="30"/>
        </w:rPr>
        <w:t>年，因生产需要，预计需要对部分设施设备进行修复，投入总额在</w:t>
      </w:r>
      <w:r>
        <w:rPr>
          <w:rFonts w:ascii="仿宋_GB2312" w:eastAsia="仿宋_GB2312"/>
          <w:sz w:val="30"/>
          <w:szCs w:val="30"/>
        </w:rPr>
        <w:t>3000</w:t>
      </w:r>
      <w:r>
        <w:rPr>
          <w:rFonts w:ascii="仿宋_GB2312" w:eastAsia="仿宋_GB2312" w:hint="eastAsia"/>
          <w:sz w:val="30"/>
          <w:szCs w:val="30"/>
        </w:rPr>
        <w:t>元以下（易损坏件的补充、更换或修复，限于</w:t>
      </w:r>
      <w:r>
        <w:rPr>
          <w:rFonts w:ascii="仿宋_GB2312" w:eastAsia="仿宋_GB2312" w:hint="eastAsia"/>
          <w:color w:val="0000FF"/>
          <w:sz w:val="30"/>
          <w:szCs w:val="30"/>
        </w:rPr>
        <w:t>自控仪、风机、门窗</w:t>
      </w:r>
      <w:r>
        <w:rPr>
          <w:rFonts w:ascii="仿宋_GB2312" w:eastAsia="仿宋_GB2312" w:hint="eastAsia"/>
          <w:sz w:val="30"/>
          <w:szCs w:val="30"/>
        </w:rPr>
        <w:t>）</w:t>
      </w:r>
    </w:p>
    <w:p w14:paraId="75ADD938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有望修复：因生产需要，在1</w:t>
      </w:r>
      <w:r>
        <w:rPr>
          <w:rFonts w:ascii="仿宋_GB2312" w:eastAsia="仿宋_GB2312"/>
          <w:sz w:val="30"/>
          <w:szCs w:val="30"/>
        </w:rPr>
        <w:t>-2</w:t>
      </w:r>
      <w:r>
        <w:rPr>
          <w:rFonts w:ascii="仿宋_GB2312" w:eastAsia="仿宋_GB2312" w:hint="eastAsia"/>
          <w:sz w:val="30"/>
          <w:szCs w:val="30"/>
        </w:rPr>
        <w:t>年内需要对部分设施进行修复，投入总额度3</w:t>
      </w:r>
      <w:r>
        <w:rPr>
          <w:rFonts w:ascii="仿宋_GB2312" w:eastAsia="仿宋_GB2312"/>
          <w:sz w:val="30"/>
          <w:szCs w:val="30"/>
        </w:rPr>
        <w:t>000-</w:t>
      </w:r>
      <w:r>
        <w:rPr>
          <w:rFonts w:ascii="仿宋_GB2312" w:eastAsia="仿宋_GB2312" w:hint="eastAsia"/>
          <w:sz w:val="30"/>
          <w:szCs w:val="30"/>
        </w:rPr>
        <w:t>6</w:t>
      </w:r>
      <w:r>
        <w:rPr>
          <w:rFonts w:ascii="仿宋_GB2312" w:eastAsia="仿宋_GB2312"/>
          <w:sz w:val="30"/>
          <w:szCs w:val="30"/>
        </w:rPr>
        <w:t>000</w:t>
      </w:r>
      <w:r>
        <w:rPr>
          <w:rFonts w:ascii="仿宋_GB2312" w:eastAsia="仿宋_GB2312" w:hint="eastAsia"/>
          <w:sz w:val="30"/>
          <w:szCs w:val="30"/>
        </w:rPr>
        <w:t>元（设备补充、更换，主要指</w:t>
      </w:r>
      <w:r>
        <w:rPr>
          <w:rFonts w:ascii="仿宋_GB2312" w:eastAsia="仿宋_GB2312" w:hint="eastAsia"/>
          <w:color w:val="0000FF"/>
          <w:sz w:val="30"/>
          <w:szCs w:val="30"/>
        </w:rPr>
        <w:t>加热设备、</w:t>
      </w:r>
      <w:proofErr w:type="gramStart"/>
      <w:r>
        <w:rPr>
          <w:rFonts w:ascii="仿宋_GB2312" w:eastAsia="仿宋_GB2312" w:hint="eastAsia"/>
          <w:color w:val="0000FF"/>
          <w:sz w:val="30"/>
          <w:szCs w:val="30"/>
        </w:rPr>
        <w:t>挂烟梁</w:t>
      </w:r>
      <w:proofErr w:type="gramEnd"/>
      <w:r>
        <w:rPr>
          <w:rFonts w:ascii="仿宋_GB2312" w:eastAsia="仿宋_GB2312" w:hint="eastAsia"/>
          <w:sz w:val="30"/>
          <w:szCs w:val="30"/>
        </w:rPr>
        <w:t>）</w:t>
      </w:r>
    </w:p>
    <w:p w14:paraId="02416FBA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无修复价值：因设施缺失、损毁，</w:t>
      </w:r>
      <w:r>
        <w:rPr>
          <w:rFonts w:ascii="仿宋_GB2312" w:eastAsia="仿宋_GB2312" w:hint="eastAsia"/>
          <w:color w:val="0000FF"/>
          <w:sz w:val="30"/>
          <w:szCs w:val="30"/>
        </w:rPr>
        <w:t>无修复利用</w:t>
      </w:r>
      <w:r>
        <w:rPr>
          <w:rFonts w:ascii="仿宋_GB2312" w:eastAsia="仿宋_GB2312" w:hint="eastAsia"/>
          <w:sz w:val="30"/>
          <w:szCs w:val="30"/>
        </w:rPr>
        <w:t>价值。</w:t>
      </w:r>
    </w:p>
    <w:p w14:paraId="543A026F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  <w:highlight w:val="yellow"/>
        </w:rPr>
      </w:pPr>
      <w:r>
        <w:rPr>
          <w:rFonts w:ascii="仿宋_GB2312" w:eastAsia="仿宋_GB2312" w:hint="eastAsia"/>
          <w:color w:val="0000FF"/>
          <w:sz w:val="30"/>
          <w:szCs w:val="30"/>
        </w:rPr>
        <w:t>可利用跟踪（很有必要）：</w:t>
      </w:r>
      <w:r>
        <w:rPr>
          <w:rFonts w:ascii="仿宋_GB2312" w:eastAsia="仿宋_GB2312" w:hint="eastAsia"/>
          <w:sz w:val="30"/>
          <w:szCs w:val="30"/>
        </w:rPr>
        <w:t>指无修复价值的烤房，其主要设施设备或配件可供补充到其它烤房的，如风机、门窗等。（</w:t>
      </w:r>
      <w:ins w:id="375" w:author="Administrator" w:date="2026-04-22T15:42:00Z">
        <w:r>
          <w:rPr>
            <w:rFonts w:ascii="仿宋_GB2312" w:eastAsia="仿宋_GB2312" w:hint="eastAsia"/>
            <w:sz w:val="30"/>
            <w:szCs w:val="30"/>
            <w:highlight w:val="yellow"/>
          </w:rPr>
          <w:t>该类烤房的可用设备是否要回收集中保管？</w:t>
        </w:r>
      </w:ins>
      <w:ins w:id="376" w:author="ashOre" w:date="2026-04-29T16:49:00Z">
        <w:r>
          <w:rPr>
            <w:rFonts w:ascii="仿宋_GB2312" w:eastAsia="仿宋_GB2312" w:hint="eastAsia"/>
            <w:sz w:val="30"/>
            <w:szCs w:val="30"/>
            <w:highlight w:val="yellow"/>
          </w:rPr>
          <w:t>不用回收集中保管，由合作社根据实际情况进行集中或分散保管</w:t>
        </w:r>
      </w:ins>
      <w:r>
        <w:rPr>
          <w:rFonts w:ascii="仿宋_GB2312" w:eastAsia="仿宋_GB2312" w:hint="eastAsia"/>
          <w:sz w:val="30"/>
          <w:szCs w:val="30"/>
        </w:rPr>
        <w:t>）</w:t>
      </w:r>
    </w:p>
    <w:p w14:paraId="02113D7E" w14:textId="77777777" w:rsidR="00F95AF0" w:rsidRDefault="00CA2CF5">
      <w:pPr>
        <w:ind w:firstLineChars="200" w:firstLine="562"/>
        <w:rPr>
          <w:rFonts w:ascii="仿宋_GB2312" w:eastAsia="仿宋_GB2312" w:hAnsi="仿宋_GB2312" w:cs="仿宋_GB2312"/>
          <w:color w:val="FF0000"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（四）设施分类跟踪：</w:t>
      </w:r>
      <w:r>
        <w:rPr>
          <w:rFonts w:ascii="仿宋_GB2312" w:eastAsia="仿宋_GB2312" w:hint="eastAsia"/>
          <w:sz w:val="30"/>
          <w:szCs w:val="30"/>
        </w:rPr>
        <w:t>烤房设备（外置式燃烧机、内置式燃烧机、自控仪、烘烤配套设备如烟夹、编烟台等可迁移设备）实施跟踪管理，建立动态管理台账，燃烧机、自控仪明确对应设施编号、位置及使用人信息，烟夹、编烟台明确对应的设施位置及使用人信息。</w:t>
      </w:r>
    </w:p>
    <w:p w14:paraId="45C90856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评价分类、修复规划，按修复紧迫程度进行分类纳入紧急（建议修复）、暂缓（2</w:t>
      </w:r>
      <w:r>
        <w:rPr>
          <w:rFonts w:ascii="仿宋_GB2312" w:eastAsia="仿宋_GB2312"/>
          <w:sz w:val="30"/>
          <w:szCs w:val="30"/>
        </w:rPr>
        <w:t>-3</w:t>
      </w:r>
      <w:r>
        <w:rPr>
          <w:rFonts w:ascii="仿宋_GB2312" w:eastAsia="仿宋_GB2312" w:hint="eastAsia"/>
          <w:sz w:val="30"/>
          <w:szCs w:val="30"/>
        </w:rPr>
        <w:t>年修复）、正常（5年修复）。</w:t>
      </w:r>
    </w:p>
    <w:p w14:paraId="43C4F21A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2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供应商分类，按部位、供应商等进行分类，包括外置或内置燃烧机、传感器、门窗等。</w:t>
      </w:r>
    </w:p>
    <w:p w14:paraId="4BE391AC" w14:textId="77777777" w:rsidR="00F95AF0" w:rsidRDefault="00CA2CF5">
      <w:pPr>
        <w:ind w:firstLineChars="200" w:firstLine="562"/>
        <w:rPr>
          <w:rFonts w:ascii="仿宋_GB2312" w:eastAsia="仿宋_GB2312"/>
          <w:b/>
          <w:color w:val="0000FF"/>
          <w:sz w:val="30"/>
          <w:szCs w:val="30"/>
        </w:rPr>
      </w:pPr>
      <w:r>
        <w:rPr>
          <w:rFonts w:ascii="仿宋_GB2312" w:eastAsia="仿宋_GB2312" w:hint="eastAsia"/>
          <w:b/>
          <w:color w:val="0000FF"/>
          <w:sz w:val="30"/>
          <w:szCs w:val="30"/>
        </w:rPr>
        <w:t>三、烤房全周期运行维护及修复管理</w:t>
      </w:r>
    </w:p>
    <w:p w14:paraId="205F63EE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（一）目前主要针对烤房进行修复安排。</w:t>
      </w:r>
    </w:p>
    <w:p w14:paraId="64872008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在烤房档案信息完善的基础上。</w:t>
      </w:r>
      <w:r>
        <w:rPr>
          <w:rFonts w:ascii="仿宋_GB2312" w:eastAsia="仿宋_GB2312"/>
          <w:sz w:val="30"/>
          <w:szCs w:val="30"/>
        </w:rPr>
        <w:t>密集烤房项目</w:t>
      </w:r>
      <w:r>
        <w:rPr>
          <w:rFonts w:ascii="仿宋_GB2312" w:eastAsia="仿宋_GB2312" w:hint="eastAsia"/>
          <w:sz w:val="30"/>
          <w:szCs w:val="30"/>
        </w:rPr>
        <w:t>：</w:t>
      </w:r>
      <w:r>
        <w:rPr>
          <w:rFonts w:ascii="仿宋_GB2312" w:eastAsia="仿宋_GB2312"/>
          <w:sz w:val="30"/>
          <w:szCs w:val="30"/>
        </w:rPr>
        <w:t xml:space="preserve">对装烟室规格为2.7 </w:t>
      </w:r>
      <w:r>
        <w:rPr>
          <w:rFonts w:ascii="仿宋_GB2312" w:eastAsia="仿宋_GB2312"/>
          <w:sz w:val="30"/>
          <w:szCs w:val="30"/>
        </w:rPr>
        <w:lastRenderedPageBreak/>
        <w:t>米</w:t>
      </w:r>
      <w:r>
        <w:rPr>
          <w:rFonts w:ascii="仿宋_GB2312" w:eastAsia="仿宋_GB2312"/>
          <w:sz w:val="30"/>
          <w:szCs w:val="30"/>
        </w:rPr>
        <w:t>×</w:t>
      </w:r>
      <w:r>
        <w:rPr>
          <w:rFonts w:ascii="仿宋_GB2312" w:eastAsia="仿宋_GB2312"/>
          <w:sz w:val="30"/>
          <w:szCs w:val="30"/>
        </w:rPr>
        <w:t>8 米的烤房进行修复。采取维修和更换两种方式，维修（更换）设备的范围：供热设备（炉膛、换热器、烟囱、鼓风机）、通风排湿设备（循环风机、电机）、温湿度控制仪（含传感器）、装烟室大门、排湿窗、风机检修门、左右清灰门、观察窗、备用电源；土建部分维修范围：对装烟室、加热室、</w:t>
      </w:r>
      <w:proofErr w:type="gramStart"/>
      <w:r>
        <w:rPr>
          <w:rFonts w:ascii="仿宋_GB2312" w:eastAsia="仿宋_GB2312"/>
          <w:sz w:val="30"/>
          <w:szCs w:val="30"/>
        </w:rPr>
        <w:t>编烟棚</w:t>
      </w:r>
      <w:proofErr w:type="gramEnd"/>
      <w:r>
        <w:rPr>
          <w:rFonts w:ascii="仿宋_GB2312" w:eastAsia="仿宋_GB2312"/>
          <w:sz w:val="30"/>
          <w:szCs w:val="30"/>
        </w:rPr>
        <w:t>及所属场地、附属排水沟等进行修复。</w:t>
      </w:r>
    </w:p>
    <w:p w14:paraId="65236FED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2.</w:t>
      </w:r>
      <w:r>
        <w:rPr>
          <w:rFonts w:ascii="仿宋_GB2312" w:eastAsia="仿宋_GB2312" w:hint="eastAsia"/>
          <w:sz w:val="30"/>
          <w:szCs w:val="30"/>
        </w:rPr>
        <w:t>修复项目申请：各受益主体或维护主体进行线下申请，基层技术员</w:t>
      </w:r>
      <w:proofErr w:type="gramStart"/>
      <w:r>
        <w:rPr>
          <w:rFonts w:ascii="仿宋_GB2312" w:eastAsia="仿宋_GB2312" w:hint="eastAsia"/>
          <w:sz w:val="30"/>
          <w:szCs w:val="30"/>
        </w:rPr>
        <w:t>协助线</w:t>
      </w:r>
      <w:proofErr w:type="gramEnd"/>
      <w:r>
        <w:rPr>
          <w:rFonts w:ascii="仿宋_GB2312" w:eastAsia="仿宋_GB2312" w:hint="eastAsia"/>
          <w:sz w:val="30"/>
          <w:szCs w:val="30"/>
        </w:rPr>
        <w:t>上申请。线上申请主要详细上</w:t>
      </w:r>
      <w:proofErr w:type="gramStart"/>
      <w:r>
        <w:rPr>
          <w:rFonts w:ascii="仿宋_GB2312" w:eastAsia="仿宋_GB2312" w:hint="eastAsia"/>
          <w:sz w:val="30"/>
          <w:szCs w:val="30"/>
        </w:rPr>
        <w:t>传申请</w:t>
      </w:r>
      <w:proofErr w:type="gramEnd"/>
      <w:r>
        <w:rPr>
          <w:rFonts w:ascii="仿宋_GB2312" w:eastAsia="仿宋_GB2312" w:hint="eastAsia"/>
          <w:sz w:val="30"/>
          <w:szCs w:val="30"/>
        </w:rPr>
        <w:t>修复项目概况：包括类型、数量、现状（损坏原因及损坏程度、图片）、修复内容及工程量、基本信息（地点）、修复性质（烟农自建、采购、更换）、出资安排（自筹、申请修复）、修复承诺等。线下申请填报申请书。</w:t>
      </w:r>
    </w:p>
    <w:p w14:paraId="421BCF64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3.</w:t>
      </w:r>
      <w:r>
        <w:rPr>
          <w:rFonts w:ascii="仿宋_GB2312" w:eastAsia="仿宋_GB2312" w:hint="eastAsia"/>
          <w:sz w:val="30"/>
          <w:szCs w:val="30"/>
        </w:rPr>
        <w:t>申请审核（线上）：一是技术员及烟草站审核，由包片技术员进行现场审核，取证并验证修复信息，线上审核；二是县级审核，各营销部基础设施专职人员对审核情况进行汇总，根据资金情况及生产规划情况核定审核。</w:t>
      </w:r>
    </w:p>
    <w:p w14:paraId="6D8CAB45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3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申请公示（线下）：经审核后，在项目乡镇或村委会政务栏进行公示，公示不少于7天。线下公示。</w:t>
      </w:r>
    </w:p>
    <w:p w14:paraId="58073E72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上报审批：公示后，由县营销部汇总，编制年度实施计划和资金预算，上报</w:t>
      </w:r>
      <w:r>
        <w:rPr>
          <w:rFonts w:ascii="仿宋_GB2312" w:eastAsia="仿宋_GB2312" w:hint="eastAsia"/>
          <w:color w:val="0000FF"/>
          <w:sz w:val="30"/>
          <w:szCs w:val="30"/>
        </w:rPr>
        <w:t>市局（公司）审核审核</w:t>
      </w:r>
      <w:r>
        <w:rPr>
          <w:rFonts w:ascii="仿宋_GB2312" w:eastAsia="仿宋_GB2312" w:hint="eastAsia"/>
          <w:sz w:val="30"/>
          <w:szCs w:val="30"/>
        </w:rPr>
        <w:t>，由省公司审查批复下达建设计划。</w:t>
      </w:r>
    </w:p>
    <w:p w14:paraId="40ECA75B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5.</w:t>
      </w:r>
      <w:r>
        <w:rPr>
          <w:rFonts w:ascii="仿宋_GB2312" w:eastAsia="仿宋_GB2312" w:hint="eastAsia"/>
          <w:sz w:val="30"/>
          <w:szCs w:val="30"/>
        </w:rPr>
        <w:t>签订合同：经市公司授权委托，县营销部与受益主体签订“项目修复资金投入合同”。</w:t>
      </w:r>
    </w:p>
    <w:p w14:paraId="4914410D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6.</w:t>
      </w:r>
      <w:r>
        <w:rPr>
          <w:rFonts w:ascii="仿宋_GB2312" w:eastAsia="仿宋_GB2312" w:hint="eastAsia"/>
          <w:sz w:val="30"/>
          <w:szCs w:val="30"/>
        </w:rPr>
        <w:t>设计评审：县营销部组织专业技术人员结合项目现状编制修复方案，并进行预算审核。</w:t>
      </w:r>
    </w:p>
    <w:p w14:paraId="44415DDF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7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项目采购：对部分设备如烤房门窗进</w:t>
      </w:r>
      <w:proofErr w:type="gramStart"/>
      <w:r>
        <w:rPr>
          <w:rFonts w:ascii="仿宋_GB2312" w:eastAsia="仿宋_GB2312" w:hint="eastAsia"/>
          <w:sz w:val="30"/>
          <w:szCs w:val="30"/>
        </w:rPr>
        <w:t>行市局集采</w:t>
      </w:r>
      <w:proofErr w:type="gramEnd"/>
      <w:r>
        <w:rPr>
          <w:rFonts w:ascii="仿宋_GB2312" w:eastAsia="仿宋_GB2312" w:hint="eastAsia"/>
          <w:sz w:val="30"/>
          <w:szCs w:val="30"/>
        </w:rPr>
        <w:t>，燃烧机暂由省局集采，按采购管理有关要求执行。</w:t>
      </w:r>
    </w:p>
    <w:p w14:paraId="4959D849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lastRenderedPageBreak/>
        <w:t>8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组织实施：县营销部组织施工单位按合同约定如期完成修复。</w:t>
      </w:r>
    </w:p>
    <w:p w14:paraId="38ED15F3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9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项目验收：按有关要求进行项目验收，实行线上与线下验收相结合，验收人员、验收部位、修复质量及评价等。</w:t>
      </w:r>
    </w:p>
    <w:p w14:paraId="780801A4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</w:t>
      </w:r>
      <w:r>
        <w:rPr>
          <w:rFonts w:ascii="仿宋_GB2312" w:eastAsia="仿宋_GB2312"/>
          <w:sz w:val="30"/>
          <w:szCs w:val="30"/>
        </w:rPr>
        <w:t>0.</w:t>
      </w:r>
      <w:r>
        <w:rPr>
          <w:rFonts w:ascii="仿宋_GB2312" w:eastAsia="仿宋_GB2312" w:hint="eastAsia"/>
          <w:sz w:val="30"/>
          <w:szCs w:val="30"/>
        </w:rPr>
        <w:t>结算审计：县级验收，进行结算审计，出具审计报告。</w:t>
      </w:r>
    </w:p>
    <w:p w14:paraId="58716022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</w:t>
      </w:r>
      <w:r>
        <w:rPr>
          <w:rFonts w:ascii="仿宋_GB2312" w:eastAsia="仿宋_GB2312"/>
          <w:sz w:val="30"/>
          <w:szCs w:val="30"/>
        </w:rPr>
        <w:t>1.</w:t>
      </w:r>
      <w:r>
        <w:rPr>
          <w:rFonts w:ascii="仿宋_GB2312" w:eastAsia="仿宋_GB2312" w:hint="eastAsia"/>
          <w:sz w:val="30"/>
          <w:szCs w:val="30"/>
        </w:rPr>
        <w:t>兑现公示</w:t>
      </w:r>
    </w:p>
    <w:p w14:paraId="05E200DF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</w:t>
      </w:r>
      <w:r>
        <w:rPr>
          <w:rFonts w:ascii="仿宋_GB2312" w:eastAsia="仿宋_GB2312"/>
          <w:sz w:val="30"/>
          <w:szCs w:val="30"/>
        </w:rPr>
        <w:t>2.</w:t>
      </w:r>
      <w:r>
        <w:rPr>
          <w:rFonts w:ascii="仿宋_GB2312" w:eastAsia="仿宋_GB2312" w:hint="eastAsia"/>
          <w:sz w:val="30"/>
          <w:szCs w:val="30"/>
        </w:rPr>
        <w:t>投入兑现：</w:t>
      </w:r>
    </w:p>
    <w:p w14:paraId="6A4F8017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</w:t>
      </w:r>
      <w:r>
        <w:rPr>
          <w:rFonts w:ascii="仿宋_GB2312" w:eastAsia="仿宋_GB2312"/>
          <w:sz w:val="30"/>
          <w:szCs w:val="30"/>
        </w:rPr>
        <w:t>3.</w:t>
      </w:r>
      <w:r>
        <w:rPr>
          <w:rFonts w:ascii="仿宋_GB2312" w:eastAsia="仿宋_GB2312" w:hint="eastAsia"/>
          <w:sz w:val="30"/>
          <w:szCs w:val="30"/>
        </w:rPr>
        <w:t>项目移交：与项目投入对象签订“项目移交书”。</w:t>
      </w:r>
    </w:p>
    <w:p w14:paraId="3BB01756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</w:t>
      </w:r>
      <w:r>
        <w:rPr>
          <w:rFonts w:ascii="仿宋_GB2312" w:eastAsia="仿宋_GB2312"/>
          <w:sz w:val="30"/>
          <w:szCs w:val="30"/>
        </w:rPr>
        <w:t>4.</w:t>
      </w:r>
      <w:r>
        <w:rPr>
          <w:rFonts w:ascii="仿宋_GB2312" w:eastAsia="仿宋_GB2312" w:hint="eastAsia"/>
          <w:sz w:val="30"/>
          <w:szCs w:val="30"/>
        </w:rPr>
        <w:t>项目编码：按照省局（公司）烟叶基础设施9项管理制度，对修复项目进行编码。</w:t>
      </w:r>
    </w:p>
    <w:p w14:paraId="485581CC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</w:t>
      </w:r>
      <w:r>
        <w:rPr>
          <w:rFonts w:ascii="仿宋_GB2312" w:eastAsia="仿宋_GB2312"/>
          <w:sz w:val="30"/>
          <w:szCs w:val="30"/>
        </w:rPr>
        <w:t>5.</w:t>
      </w:r>
      <w:r>
        <w:rPr>
          <w:rFonts w:ascii="仿宋_GB2312" w:eastAsia="仿宋_GB2312" w:hint="eastAsia"/>
          <w:sz w:val="30"/>
          <w:szCs w:val="30"/>
        </w:rPr>
        <w:t>档案管理：完善相关修复设施项目档案资料。</w:t>
      </w:r>
    </w:p>
    <w:p w14:paraId="31D057A3" w14:textId="77777777" w:rsidR="00F95AF0" w:rsidRDefault="00CA2CF5">
      <w:pPr>
        <w:ind w:firstLineChars="200" w:firstLine="562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b/>
          <w:sz w:val="30"/>
          <w:szCs w:val="30"/>
        </w:rPr>
        <w:t>（二）管护：</w:t>
      </w:r>
      <w:r>
        <w:rPr>
          <w:rFonts w:ascii="仿宋_GB2312" w:eastAsia="仿宋_GB2312" w:hint="eastAsia"/>
          <w:sz w:val="30"/>
          <w:szCs w:val="30"/>
        </w:rPr>
        <w:t>常规维护、专项修复、再利用、退出。</w:t>
      </w:r>
    </w:p>
    <w:p w14:paraId="0135DB72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常规维护：烟农或主体自行进行维护，对维护后的相应信息进行更新，如：屋顶加盖后，维护相应的档案信息系统，设备或个别配件更换后进行相应的更新。</w:t>
      </w:r>
    </w:p>
    <w:p w14:paraId="550F7E57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2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专项修复：由行业或政府部门投资进行的专项修复，按修复过程的1</w:t>
      </w:r>
      <w:r>
        <w:rPr>
          <w:rFonts w:ascii="仿宋_GB2312" w:eastAsia="仿宋_GB2312"/>
          <w:sz w:val="30"/>
          <w:szCs w:val="30"/>
        </w:rPr>
        <w:t>5</w:t>
      </w:r>
      <w:r>
        <w:rPr>
          <w:rFonts w:ascii="仿宋_GB2312" w:eastAsia="仿宋_GB2312" w:hint="eastAsia"/>
          <w:sz w:val="30"/>
          <w:szCs w:val="30"/>
        </w:rPr>
        <w:t>个环节进行管理，实现自助、在线可跟踪。与平安付自助理赔相似的体验感。</w:t>
      </w:r>
    </w:p>
    <w:p w14:paraId="11A17386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3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再利用：是指修复投入大于烤房价值，但部分配件或设备可拆件再利用的情况。做好拆件的在线管理。</w:t>
      </w:r>
    </w:p>
    <w:p w14:paraId="71992DCC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</w:t>
      </w:r>
      <w:r>
        <w:rPr>
          <w:rFonts w:ascii="仿宋_GB2312" w:eastAsia="仿宋_GB2312"/>
          <w:sz w:val="30"/>
          <w:szCs w:val="30"/>
        </w:rPr>
        <w:t>.</w:t>
      </w:r>
      <w:r>
        <w:rPr>
          <w:rFonts w:ascii="仿宋_GB2312" w:eastAsia="仿宋_GB2312" w:hint="eastAsia"/>
          <w:sz w:val="30"/>
          <w:szCs w:val="30"/>
        </w:rPr>
        <w:t>退出：无修复利用价值的，实现拆件后的烤房，申请退役。相应档案系统进行更新。</w:t>
      </w:r>
    </w:p>
    <w:p w14:paraId="3B72B986" w14:textId="77777777" w:rsidR="00F95AF0" w:rsidRDefault="00CA2CF5">
      <w:pPr>
        <w:ind w:firstLineChars="200" w:firstLine="56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四、烤房预约</w:t>
      </w:r>
    </w:p>
    <w:p w14:paraId="2DFE3971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烤房预约使用管理机制，实现烤房使用申请、审核、调配、确认、评价等全过程线上管理。</w:t>
      </w:r>
    </w:p>
    <w:p w14:paraId="193EBB20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lastRenderedPageBreak/>
        <w:t>1.</w:t>
      </w:r>
      <w:r>
        <w:rPr>
          <w:rFonts w:ascii="仿宋_GB2312" w:eastAsia="仿宋_GB2312"/>
          <w:sz w:val="30"/>
          <w:szCs w:val="30"/>
        </w:rPr>
        <w:tab/>
        <w:t>建立预约对象和</w:t>
      </w:r>
      <w:proofErr w:type="gramStart"/>
      <w:r>
        <w:rPr>
          <w:rFonts w:ascii="仿宋_GB2312" w:eastAsia="仿宋_GB2312"/>
          <w:sz w:val="30"/>
          <w:szCs w:val="30"/>
        </w:rPr>
        <w:t>资源台</w:t>
      </w:r>
      <w:proofErr w:type="gramEnd"/>
      <w:r>
        <w:rPr>
          <w:rFonts w:ascii="仿宋_GB2312" w:eastAsia="仿宋_GB2312"/>
          <w:sz w:val="30"/>
          <w:szCs w:val="30"/>
        </w:rPr>
        <w:t>账。</w:t>
      </w:r>
    </w:p>
    <w:p w14:paraId="6758BD09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以已完成建档的烤房</w:t>
      </w:r>
      <w:r>
        <w:rPr>
          <w:rFonts w:ascii="仿宋_GB2312" w:eastAsia="仿宋_GB2312" w:hint="eastAsia"/>
          <w:sz w:val="30"/>
          <w:szCs w:val="30"/>
        </w:rPr>
        <w:t>和已签订合同烟农</w:t>
      </w:r>
      <w:r>
        <w:rPr>
          <w:rFonts w:ascii="仿宋_GB2312" w:eastAsia="仿宋_GB2312"/>
          <w:sz w:val="30"/>
          <w:szCs w:val="30"/>
        </w:rPr>
        <w:t>为基础，按照区域、产权主体、设施状态、容量规模、配套设备、可使用状态等信息，建立烤房预约资源池。对可正常投入使用的烤房，明确其位置、容量、可预约时段、受益范围、联系人及管理责任人；对处于维修、停用、待退出等状态的烤房，系统自动限制预约申请，确保预约信息与设施实际状态一致。</w:t>
      </w:r>
    </w:p>
    <w:p w14:paraId="6F1742F5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2.</w:t>
      </w:r>
      <w:r>
        <w:rPr>
          <w:rFonts w:ascii="仿宋_GB2312" w:eastAsia="仿宋_GB2312"/>
          <w:sz w:val="30"/>
          <w:szCs w:val="30"/>
        </w:rPr>
        <w:tab/>
        <w:t>规范预约申请流程。</w:t>
      </w:r>
    </w:p>
    <w:p w14:paraId="58AE7F93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烟农或受益主体可根据烟叶采收烘烤计划，通过平台发起预约申请，填写预约时间、使用轮次、烟叶面积、预计烘烤数量、联系方式等基础信息。对集中烤房或合作社统一管理烤房，可由管理员统一受理预约申请；对分散烤房，可结合属地管理原则，由烟站或技术员协助办理预约。平台应支持按区域、时间、烤房类型等条件进行快速筛选，提升预约便利性和匹配效率。</w:t>
      </w:r>
    </w:p>
    <w:p w14:paraId="68A0B29E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3.</w:t>
      </w:r>
      <w:r>
        <w:rPr>
          <w:rFonts w:ascii="仿宋_GB2312" w:eastAsia="仿宋_GB2312"/>
          <w:sz w:val="30"/>
          <w:szCs w:val="30"/>
        </w:rPr>
        <w:tab/>
        <w:t>实行预约审核和智能调配。</w:t>
      </w:r>
    </w:p>
    <w:p w14:paraId="0C289709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平台根据烤房可用状态、预约先后顺序、区域就近原则、设施容量匹配度等条件，对预约申请进行辅助审核和智能调配。技术员或管理员可在线核实申请情况，对符合条件的予以确认；对时间冲突、容量不匹配或设施状态不满足使用条件的，系统自动提示并推荐可替代烤房资源。对重点烟区、集中烘烤时段，可统筹开展预约排序和动态调剂，保障烤房利用更加均衡高效。</w:t>
      </w:r>
    </w:p>
    <w:p w14:paraId="0137DC69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4.</w:t>
      </w:r>
      <w:r>
        <w:rPr>
          <w:rFonts w:ascii="仿宋_GB2312" w:eastAsia="仿宋_GB2312"/>
          <w:sz w:val="30"/>
          <w:szCs w:val="30"/>
        </w:rPr>
        <w:tab/>
        <w:t>强化预约过程跟踪管理。</w:t>
      </w:r>
    </w:p>
    <w:p w14:paraId="3984B174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预约确认后，平台自动生成预约记录，明确预约主体、使用时间、烤房编号、责任人等信息，并通过消息提醒、进度提示等方式，提醒申请人按时使用。对预约后未按时使用、临时取消、变更时段等情况，应及时在线更新，释放烤房资源，避免占用浪费。必要时可结合现场核验、</w:t>
      </w:r>
      <w:proofErr w:type="gramStart"/>
      <w:r>
        <w:rPr>
          <w:rFonts w:ascii="仿宋_GB2312" w:eastAsia="仿宋_GB2312"/>
          <w:sz w:val="30"/>
          <w:szCs w:val="30"/>
        </w:rPr>
        <w:t>扫码签到</w:t>
      </w:r>
      <w:proofErr w:type="gramEnd"/>
      <w:r>
        <w:rPr>
          <w:rFonts w:ascii="仿宋_GB2312" w:eastAsia="仿宋_GB2312"/>
          <w:sz w:val="30"/>
          <w:szCs w:val="30"/>
        </w:rPr>
        <w:t>等方式，确认</w:t>
      </w:r>
      <w:r>
        <w:rPr>
          <w:rFonts w:ascii="仿宋_GB2312" w:eastAsia="仿宋_GB2312"/>
          <w:sz w:val="30"/>
          <w:szCs w:val="30"/>
        </w:rPr>
        <w:lastRenderedPageBreak/>
        <w:t>烤房实际启用情况，确保预约管理真实有效。5.</w:t>
      </w:r>
      <w:r>
        <w:rPr>
          <w:rFonts w:ascii="仿宋_GB2312" w:eastAsia="仿宋_GB2312"/>
          <w:sz w:val="30"/>
          <w:szCs w:val="30"/>
        </w:rPr>
        <w:tab/>
        <w:t>建立使用评价和信用约束机制。</w:t>
      </w:r>
    </w:p>
    <w:p w14:paraId="7F8E0EAE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烤房使用结束后，可由烟农、技术员或管理主体对预约履约、设施运行、卫生维护、设备完好等情况进行评价，形成使用记录。对多次无故爽约、使用后未及时反馈、造成设施损坏或管理秩序混乱的主体，可纳入异常使用名单，视情采取提醒、限制预约、重点审核等措施；对规范使用、维护较好的主体，可在后续预约调配中予以优先参考，逐步构建规范有序的预约使用机制。</w:t>
      </w:r>
    </w:p>
    <w:p w14:paraId="3FF6FB21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6.</w:t>
      </w:r>
      <w:r>
        <w:rPr>
          <w:rFonts w:ascii="仿宋_GB2312" w:eastAsia="仿宋_GB2312"/>
          <w:sz w:val="30"/>
          <w:szCs w:val="30"/>
        </w:rPr>
        <w:tab/>
        <w:t>发挥预约数据分析作用。</w:t>
      </w:r>
    </w:p>
    <w:p w14:paraId="30362E3E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依托预约管理全过程数据，动态掌握各区域烤房预约率、使用率、轮次分布、高峰时段、闲置情况等信息，分析烤房资源供需匹配程度，为烤房调剂、维修计划、设施新增或退出提供数据支撑。对长期预约不足、使用率偏低或供需矛盾突出的区域，可通过看板分析及时发现问题，优化资源布局和管理方式，推动烤房资源更加精准高效利用。</w:t>
      </w:r>
    </w:p>
    <w:p w14:paraId="3DD29FB2" w14:textId="77777777" w:rsidR="00F95AF0" w:rsidRDefault="00CA2CF5">
      <w:pPr>
        <w:ind w:firstLineChars="200" w:firstLine="56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五、烤房评价</w:t>
      </w:r>
    </w:p>
    <w:p w14:paraId="45BE7E28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烤房评价管理模块，对烤房设施状态、使用效果、维护情况、服务保障等进行动态评价，形成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事前可参考、事中可跟踪、事后可评价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的闭环管理机制。</w:t>
      </w:r>
    </w:p>
    <w:p w14:paraId="04E998CF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1.</w:t>
      </w:r>
      <w:r>
        <w:rPr>
          <w:rFonts w:ascii="仿宋_GB2312" w:eastAsia="仿宋_GB2312"/>
          <w:sz w:val="30"/>
          <w:szCs w:val="30"/>
        </w:rPr>
        <w:tab/>
        <w:t>建立多主体评价机制。</w:t>
      </w:r>
    </w:p>
    <w:p w14:paraId="127B80F0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围绕烤房建设、使用、维护和</w:t>
      </w:r>
      <w:proofErr w:type="gramStart"/>
      <w:r>
        <w:rPr>
          <w:rFonts w:ascii="仿宋_GB2312" w:eastAsia="仿宋_GB2312"/>
          <w:sz w:val="30"/>
          <w:szCs w:val="30"/>
        </w:rPr>
        <w:t>修复全</w:t>
      </w:r>
      <w:proofErr w:type="gramEnd"/>
      <w:r>
        <w:rPr>
          <w:rFonts w:ascii="仿宋_GB2312" w:eastAsia="仿宋_GB2312"/>
          <w:sz w:val="30"/>
          <w:szCs w:val="30"/>
        </w:rPr>
        <w:t>过程，建立烟农评价、技术员评价和管理主体评价相结合的评价机制。烟农重点对烤房使用便利性、设施完好情况、烘烤效果、服务响应等进行评价；技术员重点对设施运行状态、设备性能、维护需求、修复价值及安全隐患等进行专业评价；管理主体重点对设施利用率、预约履约情况</w:t>
      </w:r>
      <w:r>
        <w:rPr>
          <w:rFonts w:ascii="仿宋_GB2312" w:eastAsia="仿宋_GB2312" w:hint="eastAsia"/>
          <w:sz w:val="30"/>
          <w:szCs w:val="30"/>
        </w:rPr>
        <w:t>(这两项有系统数据，无需人工评价)</w:t>
      </w:r>
      <w:r>
        <w:rPr>
          <w:rFonts w:ascii="仿宋_GB2312" w:eastAsia="仿宋_GB2312"/>
          <w:sz w:val="30"/>
          <w:szCs w:val="30"/>
        </w:rPr>
        <w:t>、管护责任落实、维修成效等进行综合评价。通过多主体参与，增强评价结果的客观性和全面</w:t>
      </w:r>
      <w:r>
        <w:rPr>
          <w:rFonts w:ascii="仿宋_GB2312" w:eastAsia="仿宋_GB2312"/>
          <w:sz w:val="30"/>
          <w:szCs w:val="30"/>
        </w:rPr>
        <w:lastRenderedPageBreak/>
        <w:t>性。</w:t>
      </w:r>
    </w:p>
    <w:p w14:paraId="28948EAA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2.</w:t>
      </w:r>
      <w:r>
        <w:rPr>
          <w:rFonts w:ascii="仿宋_GB2312" w:eastAsia="仿宋_GB2312"/>
          <w:sz w:val="30"/>
          <w:szCs w:val="30"/>
        </w:rPr>
        <w:tab/>
        <w:t>明确评价内容和评价维度。</w:t>
      </w:r>
    </w:p>
    <w:p w14:paraId="4F7F2FE3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烤房评价应结合档案信息、运行情况和现场核验结果，重点从以下几个方面开展：</w:t>
      </w:r>
    </w:p>
    <w:p w14:paraId="1D291C06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一是设施状态评价，主要包括烤房主体、加热设备、自控设备、附属设施等是否完整、运行是否正常、是否满足当前生产使用需要；</w:t>
      </w:r>
    </w:p>
    <w:p w14:paraId="667FA7DF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二是使用效果评价，主要包括烤房启用情况、使用频次、烘烤匹配度、烟农使用满意度等；</w:t>
      </w:r>
    </w:p>
    <w:p w14:paraId="15B61991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三是维护管护评价，主要包括日常维护是否及时、维修是否到位、配件更换是否规范、管护责任是否落实等；</w:t>
      </w:r>
    </w:p>
    <w:p w14:paraId="718D5D66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四是修复价值评价，主要包括设施继续使用年限、修复必要性、修复紧迫性、修复投入合理性及再利用价值等。</w:t>
      </w:r>
    </w:p>
    <w:p w14:paraId="2A92739F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通过统一评价维度，推动评价结果标准化。</w:t>
      </w:r>
    </w:p>
    <w:p w14:paraId="10EFEF1F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3.</w:t>
      </w:r>
      <w:r>
        <w:rPr>
          <w:rFonts w:ascii="仿宋_GB2312" w:eastAsia="仿宋_GB2312"/>
          <w:sz w:val="30"/>
          <w:szCs w:val="30"/>
        </w:rPr>
        <w:tab/>
        <w:t>实行分类评价和等级标识。</w:t>
      </w:r>
    </w:p>
    <w:p w14:paraId="70CA88DE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平台可根据评价结果，对烤房实行分类分级管理。对设施状态较好、能够持续正常使用的，可评定为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优良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或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正常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；对存在局部损坏、短期内需维修的，可评定为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需维护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或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急需修复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；对整体损毁严重、</w:t>
      </w:r>
      <w:proofErr w:type="gramStart"/>
      <w:r>
        <w:rPr>
          <w:rFonts w:ascii="仿宋_GB2312" w:eastAsia="仿宋_GB2312"/>
          <w:sz w:val="30"/>
          <w:szCs w:val="30"/>
        </w:rPr>
        <w:t>无整体</w:t>
      </w:r>
      <w:proofErr w:type="gramEnd"/>
      <w:r>
        <w:rPr>
          <w:rFonts w:ascii="仿宋_GB2312" w:eastAsia="仿宋_GB2312"/>
          <w:sz w:val="30"/>
          <w:szCs w:val="30"/>
        </w:rPr>
        <w:t>修复价值但具备拆件利用条件的，可评定为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可拆件再利用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；对已无使用和修复价值的，可评定为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退出建议对象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。评价结果以标签化、图形化方式在系统中展示，并与档案信息、预约使用、维修申请、退出管理等模块联动更新，确保评价结果真正用于管理。</w:t>
      </w:r>
    </w:p>
    <w:p w14:paraId="0483EEBD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4.</w:t>
      </w:r>
      <w:r>
        <w:rPr>
          <w:rFonts w:ascii="仿宋_GB2312" w:eastAsia="仿宋_GB2312"/>
          <w:sz w:val="30"/>
          <w:szCs w:val="30"/>
        </w:rPr>
        <w:tab/>
        <w:t>强化动态评价和过程留痕。</w:t>
      </w:r>
    </w:p>
    <w:p w14:paraId="6D6841D8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烤房评价应坚持定期评价与即时评价相结合。对正常使用烤房，可结合</w:t>
      </w:r>
      <w:r>
        <w:rPr>
          <w:rFonts w:ascii="仿宋_GB2312" w:eastAsia="仿宋_GB2312"/>
          <w:sz w:val="30"/>
          <w:szCs w:val="30"/>
        </w:rPr>
        <w:lastRenderedPageBreak/>
        <w:t>烘烤季前检查、烘烤季中巡查、烘烤季后总结开展阶段性评价；对维修、修复、投诉较多或状态异常的烤房，可适时开展专项评价。评价过程中的图片、问题描述、评价意见、责任主体、整改要求等信息应实时上传平台，形成完整评价记录。对评价后发生维修、修复、拆件、退出等变化的，系统应同步更新评价状态，实现评价结果动态维护。</w:t>
      </w:r>
    </w:p>
    <w:p w14:paraId="268DB9CA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5.</w:t>
      </w:r>
      <w:r>
        <w:rPr>
          <w:rFonts w:ascii="仿宋_GB2312" w:eastAsia="仿宋_GB2312"/>
          <w:sz w:val="30"/>
          <w:szCs w:val="30"/>
        </w:rPr>
        <w:tab/>
        <w:t>建立评价结果应用机制。</w:t>
      </w:r>
    </w:p>
    <w:p w14:paraId="0DC241AE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评价结果不仅用于掌握烤房现状，更要用于指导资源配置和管理决策。对评价为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优良</w:t>
      </w:r>
      <w:r>
        <w:rPr>
          <w:rFonts w:ascii="仿宋_GB2312" w:eastAsia="仿宋_GB2312"/>
          <w:sz w:val="30"/>
          <w:szCs w:val="30"/>
        </w:rPr>
        <w:t>”“</w:t>
      </w:r>
      <w:r>
        <w:rPr>
          <w:rFonts w:ascii="仿宋_GB2312" w:eastAsia="仿宋_GB2312"/>
          <w:sz w:val="30"/>
          <w:szCs w:val="30"/>
        </w:rPr>
        <w:t>正常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的烤房，可优先纳入预约资源池和正常生产调配范围；对评价为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需维护</w:t>
      </w:r>
      <w:r>
        <w:rPr>
          <w:rFonts w:ascii="仿宋_GB2312" w:eastAsia="仿宋_GB2312"/>
          <w:sz w:val="30"/>
          <w:szCs w:val="30"/>
        </w:rPr>
        <w:t>”“</w:t>
      </w:r>
      <w:r>
        <w:rPr>
          <w:rFonts w:ascii="仿宋_GB2312" w:eastAsia="仿宋_GB2312"/>
          <w:sz w:val="30"/>
          <w:szCs w:val="30"/>
        </w:rPr>
        <w:t>急需修复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的烤房，应纳入维修或修复计划，作为资金安排和项目申报的重要依据；对评价为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可拆件再利用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的烤房，应做好设备拆件登记和调剂使用；对评价为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退出建议对象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的烤房，应按程序推进退役退出。与此同时，可结合评价结果对不同区域、不同厂家、不同建设年度设施的运行表现进行统计分析，为后续建设标准优化、设备采购选择和布局调整提供依据。</w:t>
      </w:r>
    </w:p>
    <w:p w14:paraId="3C63D8BB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6.</w:t>
      </w:r>
      <w:r>
        <w:rPr>
          <w:rFonts w:ascii="仿宋_GB2312" w:eastAsia="仿宋_GB2312"/>
          <w:sz w:val="30"/>
          <w:szCs w:val="30"/>
        </w:rPr>
        <w:tab/>
        <w:t>发挥评价数据分析与监督作用。</w:t>
      </w:r>
    </w:p>
    <w:p w14:paraId="278C2ABE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依托评价数据，平台可动态生成烤房完好率、优良率、待修率、退出率、烟农满意度等指标，形成区域对比、年度对比和类别对比看板，及时发现设施短板和管理薄弱环节。对评价中发现的共性问题，如某类设备故障集中、某区域维护不到位、某类烤房利用效率偏低等，可通过数据分析及时预警，并推动针对性整改，提升基础设施管理的精准性和科学性。</w:t>
      </w:r>
    </w:p>
    <w:p w14:paraId="46958969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六</w:t>
      </w:r>
      <w:r>
        <w:rPr>
          <w:rFonts w:ascii="黑体" w:eastAsia="黑体" w:hAnsi="黑体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总结</w:t>
      </w:r>
    </w:p>
    <w:p w14:paraId="243B640C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本项目以烤房基础设施为对象，围绕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底数摸清、状态识别、流程管控、决策支撑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四个环节，</w:t>
      </w:r>
      <w:proofErr w:type="gramStart"/>
      <w:r>
        <w:rPr>
          <w:rFonts w:ascii="仿宋_GB2312" w:eastAsia="仿宋_GB2312"/>
          <w:sz w:val="30"/>
          <w:szCs w:val="30"/>
        </w:rPr>
        <w:t>构建全</w:t>
      </w:r>
      <w:proofErr w:type="gramEnd"/>
      <w:r>
        <w:rPr>
          <w:rFonts w:ascii="仿宋_GB2312" w:eastAsia="仿宋_GB2312"/>
          <w:sz w:val="30"/>
          <w:szCs w:val="30"/>
        </w:rPr>
        <w:t>周期数据管理平台。通过汇聚设施档案、设备状</w:t>
      </w:r>
      <w:r>
        <w:rPr>
          <w:rFonts w:ascii="仿宋_GB2312" w:eastAsia="仿宋_GB2312"/>
          <w:sz w:val="30"/>
          <w:szCs w:val="30"/>
        </w:rPr>
        <w:lastRenderedPageBreak/>
        <w:t>态、运行维护、修复实施等多源数据，形成</w:t>
      </w:r>
      <w:r>
        <w:rPr>
          <w:rFonts w:ascii="仿宋_GB2312" w:eastAsia="仿宋_GB2312"/>
          <w:sz w:val="30"/>
          <w:szCs w:val="30"/>
        </w:rPr>
        <w:t>“</w:t>
      </w:r>
      <w:proofErr w:type="gramStart"/>
      <w:r>
        <w:rPr>
          <w:rFonts w:ascii="仿宋_GB2312" w:eastAsia="仿宋_GB2312"/>
          <w:sz w:val="30"/>
          <w:szCs w:val="30"/>
        </w:rPr>
        <w:t>一</w:t>
      </w:r>
      <w:proofErr w:type="gramEnd"/>
      <w:r>
        <w:rPr>
          <w:rFonts w:ascii="仿宋_GB2312" w:eastAsia="仿宋_GB2312"/>
          <w:sz w:val="30"/>
          <w:szCs w:val="30"/>
        </w:rPr>
        <w:t>房一档、一物一数、一事一链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的数字化管理模式，实现从</w:t>
      </w:r>
      <w:r>
        <w:rPr>
          <w:rFonts w:ascii="仿宋_GB2312" w:eastAsia="仿宋_GB2312"/>
          <w:sz w:val="30"/>
          <w:szCs w:val="30"/>
        </w:rPr>
        <w:t>‘</w:t>
      </w:r>
      <w:r>
        <w:rPr>
          <w:rFonts w:ascii="仿宋_GB2312" w:eastAsia="仿宋_GB2312"/>
          <w:sz w:val="30"/>
          <w:szCs w:val="30"/>
        </w:rPr>
        <w:t>经验管设施</w:t>
      </w:r>
      <w:r>
        <w:rPr>
          <w:rFonts w:ascii="仿宋_GB2312" w:eastAsia="仿宋_GB2312"/>
          <w:sz w:val="30"/>
          <w:szCs w:val="30"/>
        </w:rPr>
        <w:t>’</w:t>
      </w:r>
      <w:r>
        <w:rPr>
          <w:rFonts w:ascii="仿宋_GB2312" w:eastAsia="仿宋_GB2312"/>
          <w:sz w:val="30"/>
          <w:szCs w:val="30"/>
        </w:rPr>
        <w:t>向</w:t>
      </w:r>
      <w:r>
        <w:rPr>
          <w:rFonts w:ascii="仿宋_GB2312" w:eastAsia="仿宋_GB2312"/>
          <w:sz w:val="30"/>
          <w:szCs w:val="30"/>
        </w:rPr>
        <w:t>‘</w:t>
      </w:r>
      <w:r>
        <w:rPr>
          <w:rFonts w:ascii="仿宋_GB2312" w:eastAsia="仿宋_GB2312"/>
          <w:sz w:val="30"/>
          <w:szCs w:val="30"/>
        </w:rPr>
        <w:t>数据管设施</w:t>
      </w:r>
      <w:r>
        <w:rPr>
          <w:rFonts w:ascii="仿宋_GB2312" w:eastAsia="仿宋_GB2312"/>
          <w:sz w:val="30"/>
          <w:szCs w:val="30"/>
        </w:rPr>
        <w:t>’</w:t>
      </w:r>
      <w:r>
        <w:rPr>
          <w:rFonts w:ascii="仿宋_GB2312" w:eastAsia="仿宋_GB2312"/>
          <w:sz w:val="30"/>
          <w:szCs w:val="30"/>
        </w:rPr>
        <w:t>转变，从</w:t>
      </w:r>
      <w:r>
        <w:rPr>
          <w:rFonts w:ascii="仿宋_GB2312" w:eastAsia="仿宋_GB2312"/>
          <w:sz w:val="30"/>
          <w:szCs w:val="30"/>
        </w:rPr>
        <w:t>‘</w:t>
      </w:r>
      <w:r>
        <w:rPr>
          <w:rFonts w:ascii="仿宋_GB2312" w:eastAsia="仿宋_GB2312"/>
          <w:sz w:val="30"/>
          <w:szCs w:val="30"/>
        </w:rPr>
        <w:t>事后发现问题</w:t>
      </w:r>
      <w:r>
        <w:rPr>
          <w:rFonts w:ascii="仿宋_GB2312" w:eastAsia="仿宋_GB2312"/>
          <w:sz w:val="30"/>
          <w:szCs w:val="30"/>
        </w:rPr>
        <w:t>’</w:t>
      </w:r>
      <w:r>
        <w:rPr>
          <w:rFonts w:ascii="仿宋_GB2312" w:eastAsia="仿宋_GB2312"/>
          <w:sz w:val="30"/>
          <w:szCs w:val="30"/>
        </w:rPr>
        <w:t>向</w:t>
      </w:r>
      <w:r>
        <w:rPr>
          <w:rFonts w:ascii="仿宋_GB2312" w:eastAsia="仿宋_GB2312"/>
          <w:sz w:val="30"/>
          <w:szCs w:val="30"/>
        </w:rPr>
        <w:t>‘</w:t>
      </w:r>
      <w:r>
        <w:rPr>
          <w:rFonts w:ascii="仿宋_GB2312" w:eastAsia="仿宋_GB2312"/>
          <w:sz w:val="30"/>
          <w:szCs w:val="30"/>
        </w:rPr>
        <w:t>事前识别风险、事中跟踪过程、事后评估成效</w:t>
      </w:r>
      <w:r>
        <w:rPr>
          <w:rFonts w:ascii="仿宋_GB2312" w:eastAsia="仿宋_GB2312"/>
          <w:sz w:val="30"/>
          <w:szCs w:val="30"/>
        </w:rPr>
        <w:t>’</w:t>
      </w:r>
      <w:r>
        <w:rPr>
          <w:rFonts w:ascii="仿宋_GB2312" w:eastAsia="仿宋_GB2312"/>
          <w:sz w:val="30"/>
          <w:szCs w:val="30"/>
        </w:rPr>
        <w:t>转变。</w:t>
      </w:r>
    </w:p>
    <w:p w14:paraId="20BF2C03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从四个方面体现“用数”：</w:t>
      </w:r>
    </w:p>
    <w:p w14:paraId="00EA119F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（1）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底数清</w:t>
      </w:r>
      <w:r>
        <w:rPr>
          <w:rFonts w:ascii="仿宋_GB2312" w:eastAsia="仿宋_GB2312"/>
          <w:sz w:val="30"/>
          <w:szCs w:val="30"/>
        </w:rPr>
        <w:t>”——</w:t>
      </w:r>
      <w:r>
        <w:rPr>
          <w:rFonts w:ascii="仿宋_GB2312" w:eastAsia="仿宋_GB2312"/>
          <w:sz w:val="30"/>
          <w:szCs w:val="30"/>
        </w:rPr>
        <w:t>用数据摸清家底</w:t>
      </w:r>
      <w:r>
        <w:rPr>
          <w:rFonts w:ascii="仿宋_GB2312" w:eastAsia="仿宋_GB2312" w:hint="eastAsia"/>
          <w:sz w:val="30"/>
          <w:szCs w:val="30"/>
        </w:rPr>
        <w:t>。</w:t>
      </w:r>
      <w:r>
        <w:rPr>
          <w:rFonts w:ascii="仿宋_GB2312" w:eastAsia="仿宋_GB2312"/>
          <w:sz w:val="30"/>
          <w:szCs w:val="30"/>
        </w:rPr>
        <w:t>通过数据采集和建档，形成全市烤房基础设施数据库，实现</w:t>
      </w:r>
      <w:r>
        <w:rPr>
          <w:rFonts w:ascii="仿宋_GB2312" w:eastAsia="仿宋_GB2312"/>
          <w:sz w:val="30"/>
          <w:szCs w:val="30"/>
        </w:rPr>
        <w:t>“</w:t>
      </w:r>
      <w:proofErr w:type="gramStart"/>
      <w:r>
        <w:rPr>
          <w:rFonts w:ascii="仿宋_GB2312" w:eastAsia="仿宋_GB2312"/>
          <w:sz w:val="30"/>
          <w:szCs w:val="30"/>
        </w:rPr>
        <w:t>一</w:t>
      </w:r>
      <w:proofErr w:type="gramEnd"/>
      <w:r>
        <w:rPr>
          <w:rFonts w:ascii="仿宋_GB2312" w:eastAsia="仿宋_GB2312"/>
          <w:sz w:val="30"/>
          <w:szCs w:val="30"/>
        </w:rPr>
        <w:t>房一档、</w:t>
      </w:r>
      <w:proofErr w:type="gramStart"/>
      <w:r>
        <w:rPr>
          <w:rFonts w:ascii="仿宋_GB2312" w:eastAsia="仿宋_GB2312"/>
          <w:sz w:val="30"/>
          <w:szCs w:val="30"/>
        </w:rPr>
        <w:t>一</w:t>
      </w:r>
      <w:proofErr w:type="gramEnd"/>
      <w:r>
        <w:rPr>
          <w:rFonts w:ascii="仿宋_GB2312" w:eastAsia="仿宋_GB2312"/>
          <w:sz w:val="30"/>
          <w:szCs w:val="30"/>
        </w:rPr>
        <w:t>设备</w:t>
      </w:r>
      <w:proofErr w:type="gramStart"/>
      <w:r>
        <w:rPr>
          <w:rFonts w:ascii="仿宋_GB2312" w:eastAsia="仿宋_GB2312"/>
          <w:sz w:val="30"/>
          <w:szCs w:val="30"/>
        </w:rPr>
        <w:t>一</w:t>
      </w:r>
      <w:proofErr w:type="gramEnd"/>
      <w:r>
        <w:rPr>
          <w:rFonts w:ascii="仿宋_GB2312" w:eastAsia="仿宋_GB2312"/>
          <w:sz w:val="30"/>
          <w:szCs w:val="30"/>
        </w:rPr>
        <w:t>记录、</w:t>
      </w:r>
      <w:proofErr w:type="gramStart"/>
      <w:r>
        <w:rPr>
          <w:rFonts w:ascii="仿宋_GB2312" w:eastAsia="仿宋_GB2312"/>
          <w:sz w:val="30"/>
          <w:szCs w:val="30"/>
        </w:rPr>
        <w:t>一</w:t>
      </w:r>
      <w:proofErr w:type="gramEnd"/>
      <w:r>
        <w:rPr>
          <w:rFonts w:ascii="仿宋_GB2312" w:eastAsia="仿宋_GB2312"/>
          <w:sz w:val="30"/>
          <w:szCs w:val="30"/>
        </w:rPr>
        <w:t>位置</w:t>
      </w:r>
      <w:proofErr w:type="gramStart"/>
      <w:r>
        <w:rPr>
          <w:rFonts w:ascii="仿宋_GB2312" w:eastAsia="仿宋_GB2312"/>
          <w:sz w:val="30"/>
          <w:szCs w:val="30"/>
        </w:rPr>
        <w:t>一</w:t>
      </w:r>
      <w:proofErr w:type="gramEnd"/>
      <w:r>
        <w:rPr>
          <w:rFonts w:ascii="仿宋_GB2312" w:eastAsia="仿宋_GB2312"/>
          <w:sz w:val="30"/>
          <w:szCs w:val="30"/>
        </w:rPr>
        <w:t>坐标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，把原来分散的纸质台账和经验管理，变成统一、准确、动态的数据底板。</w:t>
      </w:r>
    </w:p>
    <w:p w14:paraId="24642E22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（2）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状态明</w:t>
      </w:r>
      <w:r>
        <w:rPr>
          <w:rFonts w:ascii="仿宋_GB2312" w:eastAsia="仿宋_GB2312"/>
          <w:sz w:val="30"/>
          <w:szCs w:val="30"/>
        </w:rPr>
        <w:t>”——</w:t>
      </w:r>
      <w:r>
        <w:rPr>
          <w:rFonts w:ascii="仿宋_GB2312" w:eastAsia="仿宋_GB2312"/>
          <w:sz w:val="30"/>
          <w:szCs w:val="30"/>
        </w:rPr>
        <w:t>用数据识别问题</w:t>
      </w:r>
      <w:r>
        <w:rPr>
          <w:rFonts w:ascii="仿宋_GB2312" w:eastAsia="仿宋_GB2312" w:hint="eastAsia"/>
          <w:sz w:val="30"/>
          <w:szCs w:val="30"/>
        </w:rPr>
        <w:t>。</w:t>
      </w:r>
      <w:r>
        <w:rPr>
          <w:rFonts w:ascii="仿宋_GB2312" w:eastAsia="仿宋_GB2312"/>
          <w:sz w:val="30"/>
          <w:szCs w:val="30"/>
        </w:rPr>
        <w:t>基于设施现状、使用年度、主体评价、技术员评价、损坏部位、维修成本等数据，对烤房进行智能分类和价值</w:t>
      </w:r>
      <w:proofErr w:type="gramStart"/>
      <w:r>
        <w:rPr>
          <w:rFonts w:ascii="仿宋_GB2312" w:eastAsia="仿宋_GB2312"/>
          <w:sz w:val="30"/>
          <w:szCs w:val="30"/>
        </w:rPr>
        <w:t>研</w:t>
      </w:r>
      <w:proofErr w:type="gramEnd"/>
      <w:r>
        <w:rPr>
          <w:rFonts w:ascii="仿宋_GB2312" w:eastAsia="仿宋_GB2312"/>
          <w:sz w:val="30"/>
          <w:szCs w:val="30"/>
        </w:rPr>
        <w:t>判，精准识别</w:t>
      </w:r>
      <w:r>
        <w:rPr>
          <w:rFonts w:ascii="仿宋_GB2312" w:eastAsia="仿宋_GB2312"/>
          <w:sz w:val="30"/>
          <w:szCs w:val="30"/>
        </w:rPr>
        <w:t>‘</w:t>
      </w:r>
      <w:r>
        <w:rPr>
          <w:rFonts w:ascii="仿宋_GB2312" w:eastAsia="仿宋_GB2312"/>
          <w:sz w:val="30"/>
          <w:szCs w:val="30"/>
        </w:rPr>
        <w:t>该修、缓修、不修、拆用、退出</w:t>
      </w:r>
      <w:r>
        <w:rPr>
          <w:rFonts w:ascii="仿宋_GB2312" w:eastAsia="仿宋_GB2312"/>
          <w:sz w:val="30"/>
          <w:szCs w:val="30"/>
        </w:rPr>
        <w:t>’</w:t>
      </w:r>
      <w:r>
        <w:rPr>
          <w:rFonts w:ascii="仿宋_GB2312" w:eastAsia="仿宋_GB2312"/>
          <w:sz w:val="30"/>
          <w:szCs w:val="30"/>
        </w:rPr>
        <w:t>不同对象。分析场景：</w:t>
      </w:r>
      <w:r>
        <w:rPr>
          <w:rFonts w:ascii="仿宋_GB2312" w:eastAsia="仿宋_GB2312" w:hint="eastAsia"/>
          <w:sz w:val="30"/>
          <w:szCs w:val="30"/>
        </w:rPr>
        <w:t>哪些</w:t>
      </w:r>
      <w:r>
        <w:rPr>
          <w:rFonts w:ascii="仿宋_GB2312" w:eastAsia="仿宋_GB2312"/>
          <w:sz w:val="30"/>
          <w:szCs w:val="30"/>
        </w:rPr>
        <w:t>区域烤房老化最集中</w:t>
      </w:r>
      <w:r>
        <w:rPr>
          <w:rFonts w:ascii="仿宋_GB2312" w:eastAsia="仿宋_GB2312" w:hint="eastAsia"/>
          <w:sz w:val="30"/>
          <w:szCs w:val="30"/>
        </w:rPr>
        <w:t>、</w:t>
      </w:r>
      <w:r>
        <w:rPr>
          <w:rFonts w:ascii="仿宋_GB2312" w:eastAsia="仿宋_GB2312"/>
          <w:sz w:val="30"/>
          <w:szCs w:val="30"/>
        </w:rPr>
        <w:t>哪些设备故障率高</w:t>
      </w:r>
      <w:r>
        <w:rPr>
          <w:rFonts w:ascii="仿宋_GB2312" w:eastAsia="仿宋_GB2312" w:hint="eastAsia"/>
          <w:sz w:val="30"/>
          <w:szCs w:val="30"/>
        </w:rPr>
        <w:t>、</w:t>
      </w:r>
      <w:r>
        <w:rPr>
          <w:rFonts w:ascii="仿宋_GB2312" w:eastAsia="仿宋_GB2312"/>
          <w:sz w:val="30"/>
          <w:szCs w:val="30"/>
        </w:rPr>
        <w:t>哪些厂家设备寿命更稳定</w:t>
      </w:r>
      <w:r>
        <w:rPr>
          <w:rFonts w:ascii="仿宋_GB2312" w:eastAsia="仿宋_GB2312" w:hint="eastAsia"/>
          <w:sz w:val="30"/>
          <w:szCs w:val="30"/>
        </w:rPr>
        <w:t>、</w:t>
      </w:r>
      <w:r>
        <w:rPr>
          <w:rFonts w:ascii="仿宋_GB2312" w:eastAsia="仿宋_GB2312"/>
          <w:sz w:val="30"/>
          <w:szCs w:val="30"/>
        </w:rPr>
        <w:t>哪些烤房和烟叶种植规模不匹配</w:t>
      </w:r>
      <w:r>
        <w:rPr>
          <w:rFonts w:ascii="仿宋_GB2312" w:eastAsia="仿宋_GB2312" w:hint="eastAsia"/>
          <w:sz w:val="30"/>
          <w:szCs w:val="30"/>
        </w:rPr>
        <w:t>、</w:t>
      </w:r>
      <w:r>
        <w:rPr>
          <w:rFonts w:ascii="仿宋_GB2312" w:eastAsia="仿宋_GB2312"/>
          <w:sz w:val="30"/>
          <w:szCs w:val="30"/>
        </w:rPr>
        <w:t>哪些配件可拆用</w:t>
      </w:r>
      <w:r>
        <w:rPr>
          <w:rFonts w:ascii="仿宋_GB2312" w:eastAsia="仿宋_GB2312" w:hint="eastAsia"/>
          <w:sz w:val="30"/>
          <w:szCs w:val="30"/>
        </w:rPr>
        <w:t>、</w:t>
      </w:r>
      <w:r>
        <w:rPr>
          <w:rFonts w:ascii="仿宋_GB2312" w:eastAsia="仿宋_GB2312"/>
          <w:sz w:val="30"/>
          <w:szCs w:val="30"/>
        </w:rPr>
        <w:t>哪些设施应退出</w:t>
      </w:r>
      <w:r>
        <w:rPr>
          <w:rFonts w:ascii="仿宋_GB2312" w:eastAsia="仿宋_GB2312" w:hint="eastAsia"/>
          <w:sz w:val="30"/>
          <w:szCs w:val="30"/>
        </w:rPr>
        <w:t>。</w:t>
      </w:r>
    </w:p>
    <w:p w14:paraId="02CF1FC7" w14:textId="77777777" w:rsidR="00F95AF0" w:rsidRDefault="00CA2CF5">
      <w:pPr>
        <w:ind w:firstLineChars="200" w:firstLine="560"/>
        <w:rPr>
          <w:rFonts w:ascii="仿宋_GB2312" w:eastAsia="仿宋_GB2312"/>
          <w:b/>
          <w:bCs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（3）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过程管</w:t>
      </w:r>
      <w:r>
        <w:rPr>
          <w:rFonts w:ascii="仿宋_GB2312" w:eastAsia="仿宋_GB2312"/>
          <w:sz w:val="30"/>
          <w:szCs w:val="30"/>
        </w:rPr>
        <w:t>”——</w:t>
      </w:r>
      <w:r>
        <w:rPr>
          <w:rFonts w:ascii="仿宋_GB2312" w:eastAsia="仿宋_GB2312"/>
          <w:sz w:val="30"/>
          <w:szCs w:val="30"/>
        </w:rPr>
        <w:t>用数据</w:t>
      </w:r>
      <w:proofErr w:type="gramStart"/>
      <w:r>
        <w:rPr>
          <w:rFonts w:ascii="仿宋_GB2312" w:eastAsia="仿宋_GB2312"/>
          <w:sz w:val="30"/>
          <w:szCs w:val="30"/>
        </w:rPr>
        <w:t>追踪全</w:t>
      </w:r>
      <w:proofErr w:type="gramEnd"/>
      <w:r>
        <w:rPr>
          <w:rFonts w:ascii="仿宋_GB2312" w:eastAsia="仿宋_GB2312"/>
          <w:sz w:val="30"/>
          <w:szCs w:val="30"/>
        </w:rPr>
        <w:t>流程</w:t>
      </w:r>
      <w:r>
        <w:rPr>
          <w:rFonts w:ascii="仿宋_GB2312" w:eastAsia="仿宋_GB2312" w:hint="eastAsia"/>
          <w:sz w:val="30"/>
          <w:szCs w:val="30"/>
        </w:rPr>
        <w:t>。</w:t>
      </w:r>
      <w:r>
        <w:rPr>
          <w:rFonts w:ascii="仿宋_GB2312" w:eastAsia="仿宋_GB2312"/>
          <w:sz w:val="30"/>
          <w:szCs w:val="30"/>
        </w:rPr>
        <w:t>项目围绕烤房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建、管、修、用、退</w:t>
      </w:r>
      <w:r>
        <w:rPr>
          <w:rFonts w:ascii="仿宋_GB2312" w:eastAsia="仿宋_GB2312"/>
          <w:sz w:val="30"/>
          <w:szCs w:val="30"/>
        </w:rPr>
        <w:t>”</w:t>
      </w:r>
      <w:r>
        <w:rPr>
          <w:rFonts w:ascii="仿宋_GB2312" w:eastAsia="仿宋_GB2312"/>
          <w:sz w:val="30"/>
          <w:szCs w:val="30"/>
        </w:rPr>
        <w:t>全周期，建立流程化、节点化的数据管理机制，把申请信息、审核记录、施工进度、验收情况、审计结果、移交状态等全过程转化为可追踪的数据链条，实现项目进度可视、责任可溯、质量可查。</w:t>
      </w:r>
      <w:r>
        <w:rPr>
          <w:rFonts w:ascii="仿宋_GB2312" w:eastAsia="仿宋_GB2312"/>
          <w:b/>
          <w:bCs/>
          <w:sz w:val="30"/>
          <w:szCs w:val="30"/>
        </w:rPr>
        <w:t>让每一次修复有数据支撑、每一个环节有数据留痕、每一项投入有数据闭环。</w:t>
      </w:r>
    </w:p>
    <w:p w14:paraId="596CD739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（4）</w:t>
      </w:r>
      <w:r>
        <w:rPr>
          <w:rFonts w:ascii="仿宋_GB2312" w:eastAsia="仿宋_GB2312"/>
          <w:sz w:val="30"/>
          <w:szCs w:val="30"/>
        </w:rPr>
        <w:t>“</w:t>
      </w:r>
      <w:r>
        <w:rPr>
          <w:rFonts w:ascii="仿宋_GB2312" w:eastAsia="仿宋_GB2312"/>
          <w:sz w:val="30"/>
          <w:szCs w:val="30"/>
        </w:rPr>
        <w:t>辅助决策</w:t>
      </w:r>
      <w:r>
        <w:rPr>
          <w:rFonts w:ascii="仿宋_GB2312" w:eastAsia="仿宋_GB2312"/>
          <w:sz w:val="30"/>
          <w:szCs w:val="30"/>
        </w:rPr>
        <w:t>”——</w:t>
      </w:r>
      <w:r>
        <w:rPr>
          <w:rFonts w:ascii="仿宋_GB2312" w:eastAsia="仿宋_GB2312"/>
          <w:sz w:val="30"/>
          <w:szCs w:val="30"/>
        </w:rPr>
        <w:t>用数据支撑管理决策</w:t>
      </w:r>
      <w:r>
        <w:rPr>
          <w:rFonts w:ascii="仿宋_GB2312" w:eastAsia="仿宋_GB2312" w:hint="eastAsia"/>
          <w:sz w:val="30"/>
          <w:szCs w:val="30"/>
        </w:rPr>
        <w:t>。</w:t>
      </w:r>
      <w:r>
        <w:rPr>
          <w:rFonts w:ascii="仿宋_GB2312" w:eastAsia="仿宋_GB2312"/>
          <w:sz w:val="30"/>
          <w:szCs w:val="30"/>
        </w:rPr>
        <w:t>通过多维数据看板和分类分析模型，项目能够为设施修复排序、预算安排、资源调剂、配件采购、退出处置等提供数据支撑，推动基础设施管理由经验判断向数据决策转变。</w:t>
      </w:r>
    </w:p>
    <w:p w14:paraId="42D5FF8F" w14:textId="77777777" w:rsidR="00F95AF0" w:rsidRDefault="00CA2CF5">
      <w:pPr>
        <w:ind w:firstLineChars="200" w:firstLine="56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七</w:t>
      </w:r>
      <w:r>
        <w:rPr>
          <w:rFonts w:ascii="黑体" w:eastAsia="黑体" w:hAnsi="黑体"/>
          <w:sz w:val="30"/>
          <w:szCs w:val="30"/>
        </w:rPr>
        <w:t>、下一步工作打算</w:t>
      </w:r>
    </w:p>
    <w:p w14:paraId="73B17D1C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一是进一步完善方案内容，围绕设施分类标准、采集规范、评价规则、流程节点和系统功能需求，形成更具操作性的建设方案。</w:t>
      </w:r>
    </w:p>
    <w:p w14:paraId="6B298AC9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lastRenderedPageBreak/>
        <w:t>二是结合全市实际，先把烤房基础档案摸底做实，确保底数清楚、信息完整、实物对应准确。</w:t>
      </w:r>
    </w:p>
    <w:p w14:paraId="476D7787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三是同步梳理修复、维护、拆件、退出等业务流程，推动管理流程和信息系统同步设计、同步建设。</w:t>
      </w:r>
    </w:p>
    <w:p w14:paraId="0ED44E5B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四是围绕实际应用场景，突出一线技术员和烟农的使用便利性</w:t>
      </w:r>
      <w:r>
        <w:rPr>
          <w:rFonts w:ascii="仿宋_GB2312" w:eastAsia="仿宋_GB2312" w:hint="eastAsia"/>
          <w:sz w:val="30"/>
          <w:szCs w:val="30"/>
        </w:rPr>
        <w:t>。</w:t>
      </w:r>
    </w:p>
    <w:p w14:paraId="490DE1BC" w14:textId="77777777" w:rsidR="00F95AF0" w:rsidRDefault="00CA2CF5">
      <w:pPr>
        <w:ind w:firstLineChars="200" w:firstLine="56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五是加强与现有平台、制度和采购管理要求的衔接，确保信息化建设与业务管理、制度</w:t>
      </w:r>
      <w:r>
        <w:rPr>
          <w:rFonts w:ascii="仿宋_GB2312" w:eastAsia="仿宋_GB2312" w:hint="eastAsia"/>
          <w:sz w:val="30"/>
          <w:szCs w:val="30"/>
        </w:rPr>
        <w:t>的一致性</w:t>
      </w:r>
      <w:r>
        <w:rPr>
          <w:rFonts w:ascii="仿宋_GB2312" w:eastAsia="仿宋_GB2312"/>
          <w:sz w:val="30"/>
          <w:szCs w:val="30"/>
        </w:rPr>
        <w:t>。</w:t>
      </w:r>
    </w:p>
    <w:sectPr w:rsidR="00F95AF0">
      <w:footerReference w:type="default" r:id="rId6"/>
      <w:pgSz w:w="11906" w:h="16838"/>
      <w:pgMar w:top="1644" w:right="1304" w:bottom="1588" w:left="1304" w:header="851" w:footer="992" w:gutter="0"/>
      <w:cols w:space="425"/>
      <w:docGrid w:type="linesAndChars" w:linePitch="289" w:charSpace="-41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A4F93C" w14:textId="77777777" w:rsidR="00EE308C" w:rsidRDefault="00EE308C">
      <w:r>
        <w:separator/>
      </w:r>
    </w:p>
  </w:endnote>
  <w:endnote w:type="continuationSeparator" w:id="0">
    <w:p w14:paraId="03E80B93" w14:textId="77777777" w:rsidR="00EE308C" w:rsidRDefault="00EE3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411934"/>
    </w:sdtPr>
    <w:sdtEndPr/>
    <w:sdtContent>
      <w:p w14:paraId="40D683D2" w14:textId="104645AC" w:rsidR="00F95AF0" w:rsidRDefault="00CA2CF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11F9" w:rsidRPr="00EF11F9">
          <w:rPr>
            <w:noProof/>
            <w:lang w:val="zh-CN"/>
          </w:rPr>
          <w:t>5</w:t>
        </w:r>
        <w:r>
          <w:fldChar w:fldCharType="end"/>
        </w:r>
      </w:p>
    </w:sdtContent>
  </w:sdt>
  <w:p w14:paraId="0BEA8E95" w14:textId="77777777" w:rsidR="00F95AF0" w:rsidRDefault="00F95AF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1D5A1B" w14:textId="77777777" w:rsidR="00EE308C" w:rsidRDefault="00EE308C">
      <w:r>
        <w:separator/>
      </w:r>
    </w:p>
  </w:footnote>
  <w:footnote w:type="continuationSeparator" w:id="0">
    <w:p w14:paraId="50DC657E" w14:textId="77777777" w:rsidR="00EE308C" w:rsidRDefault="00EE308C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istrator">
    <w15:presenceInfo w15:providerId="None" w15:userId="Administrator"/>
  </w15:person>
  <w15:person w15:author="董贤春">
    <w15:presenceInfo w15:providerId="None" w15:userId="董贤春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trackRevisions/>
  <w:defaultTabStop w:val="420"/>
  <w:drawingGridHorizontalSpacing w:val="95"/>
  <w:drawingGridVerticalSpacing w:val="289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99"/>
    <w:rsid w:val="89DFB417"/>
    <w:rsid w:val="B5FF4C30"/>
    <w:rsid w:val="FBBD3A5C"/>
    <w:rsid w:val="FC714A4E"/>
    <w:rsid w:val="FD9B6A6E"/>
    <w:rsid w:val="FE5DC29B"/>
    <w:rsid w:val="FEEF2957"/>
    <w:rsid w:val="FFB7720E"/>
    <w:rsid w:val="00020651"/>
    <w:rsid w:val="000565A6"/>
    <w:rsid w:val="00072338"/>
    <w:rsid w:val="0008169B"/>
    <w:rsid w:val="000B5838"/>
    <w:rsid w:val="000F1930"/>
    <w:rsid w:val="001031A7"/>
    <w:rsid w:val="00112D3E"/>
    <w:rsid w:val="00130BF7"/>
    <w:rsid w:val="0013350A"/>
    <w:rsid w:val="00175855"/>
    <w:rsid w:val="001812B5"/>
    <w:rsid w:val="001D485F"/>
    <w:rsid w:val="001E69E0"/>
    <w:rsid w:val="001F2DBE"/>
    <w:rsid w:val="001F7A9D"/>
    <w:rsid w:val="00231DC6"/>
    <w:rsid w:val="0024177A"/>
    <w:rsid w:val="00241852"/>
    <w:rsid w:val="00255399"/>
    <w:rsid w:val="00274B32"/>
    <w:rsid w:val="002A3DC8"/>
    <w:rsid w:val="002A783F"/>
    <w:rsid w:val="002D60D4"/>
    <w:rsid w:val="003058F2"/>
    <w:rsid w:val="00307DA2"/>
    <w:rsid w:val="003742DA"/>
    <w:rsid w:val="003B01CE"/>
    <w:rsid w:val="003B662E"/>
    <w:rsid w:val="003F6298"/>
    <w:rsid w:val="00414EB5"/>
    <w:rsid w:val="00442B11"/>
    <w:rsid w:val="00492802"/>
    <w:rsid w:val="004B0A0F"/>
    <w:rsid w:val="004C7703"/>
    <w:rsid w:val="004F2E6E"/>
    <w:rsid w:val="00513380"/>
    <w:rsid w:val="00520F72"/>
    <w:rsid w:val="00534C55"/>
    <w:rsid w:val="005B33F5"/>
    <w:rsid w:val="005B391A"/>
    <w:rsid w:val="005B75F4"/>
    <w:rsid w:val="005C1FA4"/>
    <w:rsid w:val="00607774"/>
    <w:rsid w:val="00641B44"/>
    <w:rsid w:val="00654200"/>
    <w:rsid w:val="00662187"/>
    <w:rsid w:val="0069154B"/>
    <w:rsid w:val="006D1554"/>
    <w:rsid w:val="00704545"/>
    <w:rsid w:val="0072033B"/>
    <w:rsid w:val="0072301F"/>
    <w:rsid w:val="007259DA"/>
    <w:rsid w:val="00746029"/>
    <w:rsid w:val="00781380"/>
    <w:rsid w:val="00793250"/>
    <w:rsid w:val="007C6488"/>
    <w:rsid w:val="008000A3"/>
    <w:rsid w:val="00907F4D"/>
    <w:rsid w:val="00910090"/>
    <w:rsid w:val="009416D3"/>
    <w:rsid w:val="00944C1C"/>
    <w:rsid w:val="009A6718"/>
    <w:rsid w:val="009A7426"/>
    <w:rsid w:val="009C740B"/>
    <w:rsid w:val="009E6FDD"/>
    <w:rsid w:val="00A11AC6"/>
    <w:rsid w:val="00A42288"/>
    <w:rsid w:val="00A56C61"/>
    <w:rsid w:val="00A90727"/>
    <w:rsid w:val="00B3257E"/>
    <w:rsid w:val="00B6210C"/>
    <w:rsid w:val="00B64683"/>
    <w:rsid w:val="00B7454C"/>
    <w:rsid w:val="00BC2CD3"/>
    <w:rsid w:val="00BC57AA"/>
    <w:rsid w:val="00BF1876"/>
    <w:rsid w:val="00C03B86"/>
    <w:rsid w:val="00C1037C"/>
    <w:rsid w:val="00C10768"/>
    <w:rsid w:val="00C35E98"/>
    <w:rsid w:val="00C97426"/>
    <w:rsid w:val="00CA2CF5"/>
    <w:rsid w:val="00CB0BBB"/>
    <w:rsid w:val="00CB6E6F"/>
    <w:rsid w:val="00CE5D73"/>
    <w:rsid w:val="00CF6C2D"/>
    <w:rsid w:val="00D450C4"/>
    <w:rsid w:val="00D52A37"/>
    <w:rsid w:val="00D6310F"/>
    <w:rsid w:val="00DE372D"/>
    <w:rsid w:val="00DE5482"/>
    <w:rsid w:val="00E0194A"/>
    <w:rsid w:val="00E2467C"/>
    <w:rsid w:val="00E33304"/>
    <w:rsid w:val="00E6011C"/>
    <w:rsid w:val="00E73A1C"/>
    <w:rsid w:val="00E838EA"/>
    <w:rsid w:val="00EE308C"/>
    <w:rsid w:val="00EF11F9"/>
    <w:rsid w:val="00F02019"/>
    <w:rsid w:val="00F11F3F"/>
    <w:rsid w:val="00F32126"/>
    <w:rsid w:val="00F66C2C"/>
    <w:rsid w:val="00F71A2B"/>
    <w:rsid w:val="00F744DE"/>
    <w:rsid w:val="00F81E0B"/>
    <w:rsid w:val="00F84853"/>
    <w:rsid w:val="00F95AF0"/>
    <w:rsid w:val="00FB1C83"/>
    <w:rsid w:val="00FC20A0"/>
    <w:rsid w:val="00FE4912"/>
    <w:rsid w:val="1ECF2677"/>
    <w:rsid w:val="322442C8"/>
    <w:rsid w:val="38752F3C"/>
    <w:rsid w:val="3BFD4574"/>
    <w:rsid w:val="42BF970C"/>
    <w:rsid w:val="4E6F3D90"/>
    <w:rsid w:val="5BA3CE57"/>
    <w:rsid w:val="67BFA687"/>
    <w:rsid w:val="76FBA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7824"/>
  <w15:docId w15:val="{B65F6010-F7B9-4FCE-A3A2-FD5388C3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董贤春</cp:lastModifiedBy>
  <cp:revision>82</cp:revision>
  <cp:lastPrinted>2026-03-13T18:10:00Z</cp:lastPrinted>
  <dcterms:created xsi:type="dcterms:W3CDTF">2026-03-13T17:29:00Z</dcterms:created>
  <dcterms:modified xsi:type="dcterms:W3CDTF">2026-05-12T01:46:00Z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2BBB0F9C4F8CB96D2375B369991764BC_42</vt:lpwstr>
  </property>
  <property fmtid="{D5CDD505-2E9C-101B-9397-08002B2CF9AE}" pid="4" name="KSOTemplateDocerSaveRecord">
    <vt:lpwstr>eyJoZGlkIjoiMzZiMjMzYTAwY2MxOWRiNDM5MGZjOWMwMDFiZjJkMzQiLCJ1c2VySWQiOiI4ODY1OTQ4MDkifQ==</vt:lpwstr>
  </property>
</Properties>
</file>