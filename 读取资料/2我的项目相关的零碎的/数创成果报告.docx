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E4395">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5C04CCF6">
      <w:pPr>
        <w:keepNext w:val="0"/>
        <w:keepLines w:val="0"/>
        <w:pageBreakBefore w:val="0"/>
        <w:kinsoku/>
        <w:wordWrap/>
        <w:overflowPunct/>
        <w:topLinePunct w:val="0"/>
        <w:autoSpaceDE/>
        <w:autoSpaceDN/>
        <w:bidi w:val="0"/>
        <w:adjustRightInd/>
        <w:snapToGrid/>
        <w:spacing w:before="1200" w:after="400"/>
        <w:ind w:firstLine="681" w:firstLineChars="200"/>
        <w:jc w:val="center"/>
        <w:textAlignment w:val="auto"/>
      </w:pPr>
      <w:r>
        <w:rPr>
          <w:rFonts w:ascii="Arial" w:hAnsi="Arial" w:eastAsia="PingFang SC"/>
          <w:b/>
          <w:bCs/>
          <w:color w:val="1A5276"/>
          <w:sz w:val="34"/>
          <w:szCs w:val="34"/>
        </w:rPr>
        <w:t>填 报 说 明</w:t>
      </w:r>
    </w:p>
    <w:p w14:paraId="2FBFE64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一、参加湖北烟草商业系统数字化转型创客大赛申报的数字化创新成果，应同步提报本报告。</w:t>
      </w:r>
    </w:p>
    <w:p w14:paraId="16E9CE4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二、数创成果名称应与申报的参赛题目名称一致。</w:t>
      </w:r>
    </w:p>
    <w:p w14:paraId="145624F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三、数创成果类别名称：数据可视化展现成果、数据算法模型成果、小微应用封装成果。</w:t>
      </w:r>
    </w:p>
    <w:p w14:paraId="649AB3A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四、各单位根据数创成果研发实际，在保持一级目录不变的情况下，可适当对二级目录内容进行增减及合并。</w:t>
      </w:r>
    </w:p>
    <w:p w14:paraId="55AC8C0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五、成果说明注意事项：各单位根据所选题目方向，从“技术实现”和“管理优化”两个方面选择说明。</w:t>
      </w:r>
    </w:p>
    <w:p w14:paraId="2637D85C">
      <w:pPr>
        <w:keepNext w:val="0"/>
        <w:keepLines w:val="0"/>
        <w:pageBreakBefore w:val="0"/>
        <w:kinsoku/>
        <w:wordWrap/>
        <w:overflowPunct/>
        <w:topLinePunct w:val="0"/>
        <w:autoSpaceDE/>
        <w:autoSpaceDN/>
        <w:bidi w:val="0"/>
        <w:adjustRightInd/>
        <w:snapToGrid/>
        <w:spacing w:before="60" w:after="120" w:line="360" w:lineRule="auto"/>
        <w:ind w:firstLine="440" w:firstLineChars="200"/>
        <w:jc w:val="left"/>
        <w:textAlignment w:val="auto"/>
      </w:pPr>
      <w:r>
        <w:rPr>
          <w:rFonts w:ascii="Arial" w:hAnsi="Arial" w:eastAsia="PingFang SC"/>
          <w:color w:val="333333"/>
          <w:sz w:val="22"/>
          <w:szCs w:val="22"/>
        </w:rPr>
        <w:t>1.“技术实现”主要包括“技术路线”（工具选择和数据来源），“算法设计”（建立的模型、采用的算法及输入输出结果），“方法过程”（形成数创成果的方法、步骤及其分析、设计、实现、优化等）。</w:t>
      </w:r>
    </w:p>
    <w:p w14:paraId="1B41E7EB">
      <w:pPr>
        <w:keepNext w:val="0"/>
        <w:keepLines w:val="0"/>
        <w:pageBreakBefore w:val="0"/>
        <w:kinsoku/>
        <w:wordWrap/>
        <w:overflowPunct/>
        <w:topLinePunct w:val="0"/>
        <w:autoSpaceDE/>
        <w:autoSpaceDN/>
        <w:bidi w:val="0"/>
        <w:adjustRightInd/>
        <w:snapToGrid/>
        <w:spacing w:before="60" w:after="120" w:line="360" w:lineRule="auto"/>
        <w:ind w:firstLine="440" w:firstLineChars="200"/>
        <w:jc w:val="left"/>
        <w:textAlignment w:val="auto"/>
      </w:pPr>
      <w:r>
        <w:rPr>
          <w:rFonts w:ascii="Arial" w:hAnsi="Arial" w:eastAsia="PingFang SC"/>
          <w:color w:val="333333"/>
          <w:sz w:val="22"/>
          <w:szCs w:val="22"/>
        </w:rPr>
        <w:t>2.“管理优化”主要介绍在数字化转型中，以数据要素驱动组织架构、业务流程、制度标准等整合优化的架构设计、理论依据、技术支撑、逻辑运行等内容。</w:t>
      </w:r>
    </w:p>
    <w:p w14:paraId="2394E65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六、数创成果报告一式六份，双面打印，A3版面对折装订；报送纸质版时，另须报送电子版。</w:t>
      </w:r>
    </w:p>
    <w:p w14:paraId="6253CC0E">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2CFE0FB1">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数创成果报告简要概况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2"/>
        <w:gridCol w:w="1334"/>
        <w:gridCol w:w="867"/>
        <w:gridCol w:w="1334"/>
        <w:gridCol w:w="1490"/>
        <w:gridCol w:w="1689"/>
        <w:gridCol w:w="1490"/>
      </w:tblGrid>
      <w:tr w14:paraId="34B86D90">
        <w:trPr>
          <w:cantSplit/>
        </w:trPr>
        <w:tc>
          <w:tcPr>
            <w:tcW w:w="1022"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46060AC3">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657645FB">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867"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0083C7C2">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5258411F">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13535A21">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689"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18D507CD">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7E708925">
            <w:pPr>
              <w:keepNext w:val="0"/>
              <w:keepLines w:val="0"/>
              <w:pageBreakBefore w:val="0"/>
              <w:kinsoku/>
              <w:wordWrap/>
              <w:overflowPunct/>
              <w:topLinePunct w:val="0"/>
              <w:autoSpaceDE/>
              <w:autoSpaceDN/>
              <w:bidi w:val="0"/>
              <w:adjustRightInd/>
              <w:snapToGrid/>
              <w:ind w:firstLine="440" w:firstLineChars="200"/>
              <w:jc w:val="center"/>
              <w:textAlignment w:val="auto"/>
            </w:pPr>
          </w:p>
        </w:tc>
      </w:tr>
      <w:tr w14:paraId="77ACF20D">
        <w:trPr>
          <w:cantSplit/>
        </w:trPr>
        <w:tc>
          <w:tcPr>
            <w:tcW w:w="1022" w:type="dxa"/>
            <w:tcBorders>
              <w:top w:val="single" w:color="999999" w:sz="0" w:space="0"/>
              <w:left w:val="single" w:color="999999" w:sz="0" w:space="0"/>
              <w:bottom w:val="single" w:color="999999" w:sz="0" w:space="0"/>
              <w:right w:val="single" w:color="999999" w:sz="0" w:space="0"/>
            </w:tcBorders>
            <w:shd w:val="clear" w:color="auto" w:fill="2E86C1"/>
            <w:tcMar>
              <w:top w:w="60" w:type="dxa"/>
              <w:left w:w="100" w:type="dxa"/>
              <w:bottom w:w="60" w:type="dxa"/>
              <w:right w:w="100" w:type="dxa"/>
            </w:tcMar>
            <w:vAlign w:val="center"/>
          </w:tcPr>
          <w:p w14:paraId="3465C140">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shd w:val="clear" w:color="auto" w:fill="2E86C1"/>
            <w:tcMar>
              <w:top w:w="60" w:type="dxa"/>
              <w:left w:w="100" w:type="dxa"/>
              <w:bottom w:w="60" w:type="dxa"/>
              <w:right w:w="100" w:type="dxa"/>
            </w:tcMar>
            <w:vAlign w:val="center"/>
          </w:tcPr>
          <w:p w14:paraId="3059A745">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867" w:type="dxa"/>
            <w:tcBorders>
              <w:top w:val="single" w:color="999999" w:sz="0" w:space="0"/>
              <w:left w:val="single" w:color="999999" w:sz="0" w:space="0"/>
              <w:bottom w:val="single" w:color="999999" w:sz="0" w:space="0"/>
              <w:right w:val="single" w:color="999999" w:sz="0" w:space="0"/>
            </w:tcBorders>
            <w:shd w:val="clear" w:color="auto" w:fill="2E86C1"/>
            <w:tcMar>
              <w:top w:w="60" w:type="dxa"/>
              <w:left w:w="100" w:type="dxa"/>
              <w:bottom w:w="60" w:type="dxa"/>
              <w:right w:w="100" w:type="dxa"/>
            </w:tcMar>
            <w:vAlign w:val="center"/>
          </w:tcPr>
          <w:p w14:paraId="67BDB514">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shd w:val="clear" w:color="auto" w:fill="2E86C1"/>
            <w:tcMar>
              <w:top w:w="60" w:type="dxa"/>
              <w:left w:w="100" w:type="dxa"/>
              <w:bottom w:w="60" w:type="dxa"/>
              <w:right w:w="100" w:type="dxa"/>
            </w:tcMar>
            <w:vAlign w:val="center"/>
          </w:tcPr>
          <w:p w14:paraId="28CF6EA5">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shd w:val="clear" w:color="auto" w:fill="2E86C1"/>
            <w:tcMar>
              <w:top w:w="60" w:type="dxa"/>
              <w:left w:w="100" w:type="dxa"/>
              <w:bottom w:w="60" w:type="dxa"/>
              <w:right w:w="100" w:type="dxa"/>
            </w:tcMar>
            <w:vAlign w:val="center"/>
          </w:tcPr>
          <w:p w14:paraId="4C20C810">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689" w:type="dxa"/>
            <w:tcBorders>
              <w:top w:val="single" w:color="999999" w:sz="0" w:space="0"/>
              <w:left w:val="single" w:color="999999" w:sz="0" w:space="0"/>
              <w:bottom w:val="single" w:color="999999" w:sz="0" w:space="0"/>
              <w:right w:val="single" w:color="999999" w:sz="0" w:space="0"/>
            </w:tcBorders>
            <w:shd w:val="clear" w:color="auto" w:fill="2E86C1"/>
            <w:tcMar>
              <w:top w:w="60" w:type="dxa"/>
              <w:left w:w="100" w:type="dxa"/>
              <w:bottom w:w="60" w:type="dxa"/>
              <w:right w:w="100" w:type="dxa"/>
            </w:tcMar>
            <w:vAlign w:val="center"/>
          </w:tcPr>
          <w:p w14:paraId="5FEB95E3">
            <w:pPr>
              <w:keepNext w:val="0"/>
              <w:keepLines w:val="0"/>
              <w:pageBreakBefore w:val="0"/>
              <w:kinsoku/>
              <w:wordWrap/>
              <w:overflowPunct/>
              <w:topLinePunct w:val="0"/>
              <w:autoSpaceDE/>
              <w:autoSpaceDN/>
              <w:bidi w:val="0"/>
              <w:adjustRightInd/>
              <w:snapToGrid/>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shd w:val="clear" w:color="auto" w:fill="2E86C1"/>
            <w:tcMar>
              <w:top w:w="60" w:type="dxa"/>
              <w:left w:w="100" w:type="dxa"/>
              <w:bottom w:w="60" w:type="dxa"/>
              <w:right w:w="100" w:type="dxa"/>
            </w:tcMar>
            <w:vAlign w:val="center"/>
          </w:tcPr>
          <w:p w14:paraId="46551871">
            <w:pPr>
              <w:keepNext w:val="0"/>
              <w:keepLines w:val="0"/>
              <w:pageBreakBefore w:val="0"/>
              <w:kinsoku/>
              <w:wordWrap/>
              <w:overflowPunct/>
              <w:topLinePunct w:val="0"/>
              <w:autoSpaceDE/>
              <w:autoSpaceDN/>
              <w:bidi w:val="0"/>
              <w:adjustRightInd/>
              <w:snapToGrid/>
              <w:ind w:firstLine="440" w:firstLineChars="200"/>
              <w:jc w:val="center"/>
              <w:textAlignment w:val="auto"/>
            </w:pPr>
          </w:p>
        </w:tc>
      </w:tr>
      <w:tr w14:paraId="5A4DCC00">
        <w:trPr>
          <w:cantSplit/>
        </w:trPr>
        <w:tc>
          <w:tcPr>
            <w:tcW w:w="102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C99719">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D226EC">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8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E894D1">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D7BBD8">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9F9D28">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68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9C48EE">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CF542E">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r>
      <w:tr w14:paraId="2ADF0A00">
        <w:trPr>
          <w:cantSplit/>
        </w:trPr>
        <w:tc>
          <w:tcPr>
            <w:tcW w:w="102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81808A">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B01BD7">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8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C6BBE7">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3F9564">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9F7B1F">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68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B0D62F">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2C2BDC">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r>
      <w:tr w14:paraId="3EAB87E7">
        <w:trPr>
          <w:cantSplit/>
        </w:trPr>
        <w:tc>
          <w:tcPr>
            <w:tcW w:w="102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5C21FF">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3762DC">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8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ABE40C">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C05254">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031D96">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68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348F36">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050E9C">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r>
      <w:tr w14:paraId="53D453A2">
        <w:trPr>
          <w:cantSplit/>
        </w:trPr>
        <w:tc>
          <w:tcPr>
            <w:tcW w:w="102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D0578A">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AB5AF2">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8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688216">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73E90E">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4D2C95">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68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F48993">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F85F04">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r>
      <w:tr w14:paraId="1BB95E45">
        <w:trPr>
          <w:cantSplit/>
        </w:trPr>
        <w:tc>
          <w:tcPr>
            <w:tcW w:w="102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6F570E">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A683B7">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8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9FE922">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33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2E056E">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E91BD4">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689"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0EF8C5">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c>
          <w:tcPr>
            <w:tcW w:w="149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2073EE">
            <w:pPr>
              <w:keepNext w:val="0"/>
              <w:keepLines w:val="0"/>
              <w:pageBreakBefore w:val="0"/>
              <w:kinsoku/>
              <w:wordWrap/>
              <w:overflowPunct/>
              <w:topLinePunct w:val="0"/>
              <w:autoSpaceDE/>
              <w:autoSpaceDN/>
              <w:bidi w:val="0"/>
              <w:adjustRightInd/>
              <w:snapToGrid/>
              <w:spacing w:before="40" w:after="40"/>
              <w:ind w:firstLine="440" w:firstLineChars="200"/>
              <w:jc w:val="center"/>
              <w:textAlignment w:val="auto"/>
            </w:pPr>
          </w:p>
        </w:tc>
      </w:tr>
    </w:tbl>
    <w:p w14:paraId="6BFFCC25">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0FF606FF">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作品（成果）名称及简介</w:t>
      </w:r>
    </w:p>
    <w:p w14:paraId="3B5E982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default" w:eastAsia="PingFang SC"/>
          <w:lang w:val="en-US" w:eastAsia="zh-CN"/>
        </w:rPr>
      </w:pPr>
      <w:r>
        <w:rPr>
          <w:rFonts w:ascii="Arial" w:hAnsi="Arial" w:eastAsia="PingFang SC"/>
          <w:b/>
          <w:bCs/>
          <w:sz w:val="22"/>
          <w:szCs w:val="22"/>
        </w:rPr>
        <w:t>《“共享烤房”建用管一体化数智协同</w:t>
      </w:r>
      <w:del w:id="0" w:author="上善若水" w:date="2026-08-19T17:03:08Z">
        <w:r>
          <w:rPr>
            <w:rFonts w:hint="default" w:ascii="Arial" w:hAnsi="Arial" w:eastAsia="PingFang SC"/>
            <w:b/>
            <w:bCs/>
            <w:sz w:val="22"/>
            <w:szCs w:val="22"/>
            <w:lang w:val="en-US"/>
          </w:rPr>
          <w:delText>模式的研究</w:delText>
        </w:r>
      </w:del>
      <w:ins w:id="1" w:author="上善若水" w:date="2026-08-19T17:03:09Z">
        <w:r>
          <w:rPr>
            <w:rFonts w:hint="eastAsia"/>
            <w:b/>
            <w:bCs/>
            <w:sz w:val="22"/>
            <w:szCs w:val="22"/>
            <w:lang w:val="en-US" w:eastAsia="zh-CN"/>
          </w:rPr>
          <w:t>系统</w:t>
        </w:r>
      </w:ins>
      <w:r>
        <w:rPr>
          <w:rFonts w:ascii="Arial" w:hAnsi="Arial" w:eastAsia="PingFang SC"/>
          <w:b/>
          <w:bCs/>
          <w:sz w:val="22"/>
          <w:szCs w:val="22"/>
        </w:rPr>
        <w:t>》</w:t>
      </w:r>
      <w:r>
        <w:rPr>
          <w:rFonts w:ascii="Arial" w:hAnsi="Arial" w:eastAsia="PingFang SC"/>
          <w:sz w:val="22"/>
          <w:szCs w:val="22"/>
        </w:rPr>
        <w:t>依托物联网、AI大模型、大数据分析等前沿技术，围绕烤房“建、用、管”全生命周期，完全自主研发了共享烤房智能化管理系统（Web端+小程序端）</w:t>
      </w:r>
      <w:del w:id="2" w:author="上善若水" w:date="2026-08-19T17:05:29Z">
        <w:r>
          <w:rPr>
            <w:rFonts w:ascii="Arial" w:hAnsi="Arial" w:eastAsia="PingFang SC"/>
            <w:sz w:val="22"/>
            <w:szCs w:val="22"/>
          </w:rPr>
          <w:delText>、BI数据可视化看板、AI智能助手</w:delText>
        </w:r>
      </w:del>
      <w:ins w:id="3" w:author="上善若水" w:date="2026-08-19T17:04:48Z">
        <w:r>
          <w:rPr>
            <w:rFonts w:hint="eastAsia"/>
            <w:sz w:val="22"/>
            <w:szCs w:val="22"/>
            <w:lang w:eastAsia="zh-CN"/>
          </w:rPr>
          <w:t>，</w:t>
        </w:r>
      </w:ins>
      <w:ins w:id="4" w:author="上善若水" w:date="2026-08-19T17:05:33Z">
        <w:r>
          <w:rPr>
            <w:rFonts w:hint="eastAsia"/>
            <w:sz w:val="22"/>
            <w:szCs w:val="22"/>
            <w:lang w:val="en-US" w:eastAsia="zh-CN"/>
          </w:rPr>
          <w:t>实现</w:t>
        </w:r>
      </w:ins>
      <w:del w:id="5" w:author="上善若水" w:date="2026-08-19T17:04:48Z">
        <w:r>
          <w:rPr>
            <w:rFonts w:ascii="Arial" w:hAnsi="Arial" w:eastAsia="PingFang SC"/>
            <w:sz w:val="22"/>
            <w:szCs w:val="22"/>
          </w:rPr>
          <w:delText>、</w:delText>
        </w:r>
      </w:del>
      <w:r>
        <w:rPr>
          <w:rFonts w:ascii="Arial" w:hAnsi="Arial" w:eastAsia="PingFang SC"/>
          <w:sz w:val="22"/>
          <w:szCs w:val="22"/>
        </w:rPr>
        <w:t>烤房健康分与寿命预测算法、烤房智能分配算法、烤房科学选址算法</w:t>
      </w:r>
      <w:ins w:id="6" w:author="上善若水" w:date="2026-08-19T17:05:24Z">
        <w:r>
          <w:rPr>
            <w:rFonts w:hint="eastAsia"/>
            <w:sz w:val="22"/>
            <w:szCs w:val="22"/>
            <w:lang w:val="en-US" w:eastAsia="zh-CN"/>
          </w:rPr>
          <w:t>三大模块</w:t>
        </w:r>
      </w:ins>
      <w:del w:id="7" w:author="上善若水" w:date="2026-08-19T17:04:15Z">
        <w:r>
          <w:rPr>
            <w:rFonts w:ascii="Arial" w:hAnsi="Arial" w:eastAsia="PingFang SC"/>
            <w:sz w:val="22"/>
            <w:szCs w:val="22"/>
          </w:rPr>
          <w:delText>等六大核心成果</w:delText>
        </w:r>
      </w:del>
      <w:r>
        <w:rPr>
          <w:rFonts w:ascii="Arial" w:hAnsi="Arial" w:eastAsia="PingFang SC"/>
          <w:sz w:val="22"/>
          <w:szCs w:val="22"/>
        </w:rPr>
        <w:t>。系统已接入烤房2422座，覆盖部件信息5大类22项，实现烤房资源从“经验驱动”到“数据驱动”的全面升级，显</w:t>
      </w:r>
      <w:ins w:id="8" w:author="上善若水" w:date="2026-08-19T17:05:40Z">
        <w:r>
          <w:rPr>
            <w:rFonts w:hint="eastAsia"/>
            <w:sz w:val="22"/>
            <w:szCs w:val="22"/>
            <w:lang w:val="en-US" w:eastAsia="zh-CN"/>
          </w:rPr>
          <w:t>成果</w:t>
        </w:r>
      </w:ins>
      <w:ins w:id="9" w:author="上善若水" w:date="2026-08-19T17:05:41Z">
        <w:r>
          <w:rPr>
            <w:rFonts w:hint="eastAsia"/>
            <w:sz w:val="22"/>
            <w:szCs w:val="22"/>
            <w:lang w:val="en-US" w:eastAsia="zh-CN"/>
          </w:rPr>
          <w:t>数据，</w:t>
        </w:r>
      </w:ins>
      <w:ins w:id="10" w:author="上善若水" w:date="2026-08-19T17:05:44Z">
        <w:r>
          <w:rPr>
            <w:rFonts w:hint="eastAsia"/>
            <w:sz w:val="22"/>
            <w:szCs w:val="22"/>
            <w:lang w:val="en-US" w:eastAsia="zh-CN"/>
          </w:rPr>
          <w:t>接了</w:t>
        </w:r>
      </w:ins>
      <w:ins w:id="11" w:author="上善若水" w:date="2026-08-19T17:05:49Z">
        <w:r>
          <w:rPr>
            <w:rFonts w:hint="eastAsia"/>
            <w:sz w:val="22"/>
            <w:szCs w:val="22"/>
            <w:lang w:val="en-US" w:eastAsia="zh-CN"/>
          </w:rPr>
          <w:t>多少烤房，</w:t>
        </w:r>
      </w:ins>
      <w:ins w:id="12" w:author="上善若水" w:date="2026-08-19T17:05:57Z">
        <w:r>
          <w:rPr>
            <w:rFonts w:hint="eastAsia"/>
            <w:sz w:val="22"/>
            <w:szCs w:val="22"/>
            <w:lang w:val="en-US" w:eastAsia="zh-CN"/>
          </w:rPr>
          <w:t>成果展示</w:t>
        </w:r>
      </w:ins>
      <w:del w:id="13" w:author="上善若水" w:date="2026-08-19T17:05:39Z">
        <w:r>
          <w:rPr>
            <w:rFonts w:ascii="Arial" w:hAnsi="Arial" w:eastAsia="PingFang SC"/>
            <w:sz w:val="22"/>
            <w:szCs w:val="22"/>
          </w:rPr>
          <w:delText>著提升烤房利用率和管理效率</w:delText>
        </w:r>
      </w:del>
      <w:r>
        <w:rPr>
          <w:rFonts w:ascii="Arial" w:hAnsi="Arial" w:eastAsia="PingFang SC"/>
          <w:sz w:val="22"/>
          <w:szCs w:val="22"/>
        </w:rPr>
        <w:t>。</w:t>
      </w:r>
      <w:ins w:id="14" w:author="上善若水" w:date="2026-08-19T17:03:59Z">
        <w:r>
          <w:rPr>
            <w:rFonts w:hint="eastAsia"/>
            <w:sz w:val="22"/>
            <w:szCs w:val="22"/>
            <w:lang w:val="en-US" w:eastAsia="zh-CN"/>
          </w:rPr>
          <w:t>1.</w:t>
        </w:r>
      </w:ins>
      <w:ins w:id="15" w:author="上善若水" w:date="2026-08-19T17:04:00Z">
        <w:r>
          <w:rPr>
            <w:rFonts w:hint="eastAsia"/>
            <w:sz w:val="22"/>
            <w:szCs w:val="22"/>
            <w:lang w:val="en-US" w:eastAsia="zh-CN"/>
          </w:rPr>
          <w:t>是什么，</w:t>
        </w:r>
      </w:ins>
    </w:p>
    <w:p w14:paraId="7222C291">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0722E7EC">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设定目标</w:t>
      </w:r>
    </w:p>
    <w:p w14:paraId="364E95D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16" w:author="上善若水" w:date="2026-08-19T17:08:37Z"/>
          <w:rFonts w:hint="eastAsia"/>
          <w:color w:val="333333"/>
          <w:sz w:val="22"/>
          <w:szCs w:val="22"/>
          <w:lang w:val="en-US" w:eastAsia="zh-CN"/>
        </w:rPr>
      </w:pPr>
      <w:ins w:id="17" w:author="上善若水" w:date="2026-08-19T17:06:56Z">
        <w:r>
          <w:rPr>
            <w:rFonts w:hint="eastAsia"/>
            <w:color w:val="333333"/>
            <w:sz w:val="22"/>
            <w:szCs w:val="22"/>
            <w:lang w:val="en-US" w:eastAsia="zh-CN"/>
          </w:rPr>
          <w:t>场景问题</w:t>
        </w:r>
      </w:ins>
      <w:ins w:id="18" w:author="上善若水" w:date="2026-08-19T17:06:57Z">
        <w:r>
          <w:rPr>
            <w:rFonts w:hint="eastAsia"/>
            <w:color w:val="333333"/>
            <w:sz w:val="22"/>
            <w:szCs w:val="22"/>
            <w:lang w:val="en-US" w:eastAsia="zh-CN"/>
          </w:rPr>
          <w:t>，</w:t>
        </w:r>
      </w:ins>
      <w:ins w:id="19" w:author="上善若水" w:date="2026-08-19T17:07:11Z">
        <w:r>
          <w:rPr>
            <w:rFonts w:hint="eastAsia"/>
            <w:color w:val="333333"/>
            <w:sz w:val="22"/>
            <w:szCs w:val="22"/>
            <w:lang w:val="en-US" w:eastAsia="zh-CN"/>
          </w:rPr>
          <w:t>需求侧</w:t>
        </w:r>
      </w:ins>
      <w:ins w:id="20" w:author="上善若水" w:date="2026-08-19T17:07:33Z">
        <w:r>
          <w:rPr>
            <w:rFonts w:hint="eastAsia"/>
            <w:color w:val="333333"/>
            <w:sz w:val="22"/>
            <w:szCs w:val="22"/>
            <w:lang w:val="en-US" w:eastAsia="zh-CN"/>
          </w:rPr>
          <w:t>，</w:t>
        </w:r>
      </w:ins>
      <w:ins w:id="21" w:author="上善若水" w:date="2026-08-19T17:08:11Z">
        <w:r>
          <w:rPr>
            <w:rFonts w:hint="eastAsia"/>
            <w:color w:val="333333"/>
            <w:sz w:val="22"/>
            <w:szCs w:val="22"/>
            <w:lang w:val="en-US" w:eastAsia="zh-CN"/>
          </w:rPr>
          <w:t>围绕</w:t>
        </w:r>
      </w:ins>
      <w:ins w:id="22" w:author="上善若水" w:date="2026-08-19T17:08:16Z">
        <w:r>
          <w:rPr>
            <w:rFonts w:hint="eastAsia"/>
            <w:color w:val="333333"/>
            <w:sz w:val="22"/>
            <w:szCs w:val="22"/>
            <w:lang w:val="en-US" w:eastAsia="zh-CN"/>
          </w:rPr>
          <w:t>痛点</w:t>
        </w:r>
      </w:ins>
      <w:ins w:id="23" w:author="上善若水" w:date="2026-08-19T17:08:18Z">
        <w:r>
          <w:rPr>
            <w:rFonts w:hint="eastAsia"/>
            <w:color w:val="333333"/>
            <w:sz w:val="22"/>
            <w:szCs w:val="22"/>
            <w:lang w:val="en-US" w:eastAsia="zh-CN"/>
          </w:rPr>
          <w:t>产生</w:t>
        </w:r>
      </w:ins>
      <w:ins w:id="24" w:author="上善若水" w:date="2026-08-19T17:08:20Z">
        <w:r>
          <w:rPr>
            <w:rFonts w:hint="eastAsia"/>
            <w:color w:val="333333"/>
            <w:sz w:val="22"/>
            <w:szCs w:val="22"/>
            <w:lang w:val="en-US" w:eastAsia="zh-CN"/>
          </w:rPr>
          <w:t>目标</w:t>
        </w:r>
      </w:ins>
      <w:ins w:id="25" w:author="上善若水" w:date="2026-08-19T17:08:30Z">
        <w:r>
          <w:rPr>
            <w:rFonts w:hint="eastAsia"/>
            <w:color w:val="333333"/>
            <w:sz w:val="22"/>
            <w:szCs w:val="22"/>
            <w:lang w:val="en-US" w:eastAsia="zh-CN"/>
          </w:rPr>
          <w:t>，</w:t>
        </w:r>
      </w:ins>
      <w:ins w:id="26" w:author="上善若水" w:date="2026-08-19T17:08:32Z">
        <w:r>
          <w:rPr>
            <w:rFonts w:hint="eastAsia"/>
            <w:color w:val="333333"/>
            <w:sz w:val="22"/>
            <w:szCs w:val="22"/>
            <w:lang w:val="en-US" w:eastAsia="zh-CN"/>
          </w:rPr>
          <w:t>1</w:t>
        </w:r>
      </w:ins>
      <w:ins w:id="27" w:author="上善若水" w:date="2026-08-19T17:08:33Z">
        <w:r>
          <w:rPr>
            <w:rFonts w:hint="eastAsia"/>
            <w:color w:val="333333"/>
            <w:sz w:val="22"/>
            <w:szCs w:val="22"/>
            <w:lang w:val="en-US" w:eastAsia="zh-CN"/>
          </w:rPr>
          <w:t>根据</w:t>
        </w:r>
      </w:ins>
      <w:ins w:id="28" w:author="上善若水" w:date="2026-08-19T17:08:34Z">
        <w:r>
          <w:rPr>
            <w:rFonts w:hint="eastAsia"/>
            <w:color w:val="333333"/>
            <w:sz w:val="22"/>
            <w:szCs w:val="22"/>
            <w:lang w:val="en-US" w:eastAsia="zh-CN"/>
          </w:rPr>
          <w:t>xxx，</w:t>
        </w:r>
      </w:ins>
      <w:ins w:id="29" w:author="上善若水" w:date="2026-08-19T17:08:36Z">
        <w:r>
          <w:rPr>
            <w:rFonts w:hint="eastAsia"/>
            <w:color w:val="333333"/>
            <w:sz w:val="22"/>
            <w:szCs w:val="22"/>
            <w:lang w:val="en-US" w:eastAsia="zh-CN"/>
          </w:rPr>
          <w:t>实现了xxx</w:t>
        </w:r>
      </w:ins>
    </w:p>
    <w:p w14:paraId="1B4F2DB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30" w:author="上善若水" w:date="2026-08-19T17:12:12Z"/>
          <w:rFonts w:hint="eastAsia"/>
          <w:color w:val="333333"/>
          <w:sz w:val="22"/>
          <w:szCs w:val="22"/>
          <w:lang w:val="en-US" w:eastAsia="zh-CN"/>
        </w:rPr>
      </w:pPr>
      <w:ins w:id="31" w:author="上善若水" w:date="2026-08-19T17:09:17Z">
        <w:r>
          <w:rPr>
            <w:rFonts w:hint="eastAsia"/>
            <w:color w:val="333333"/>
            <w:sz w:val="22"/>
            <w:szCs w:val="22"/>
            <w:lang w:val="en-US" w:eastAsia="zh-CN"/>
          </w:rPr>
          <w:t>痛点</w:t>
        </w:r>
      </w:ins>
      <w:ins w:id="32" w:author="上善若水" w:date="2026-08-19T17:09:19Z">
        <w:r>
          <w:rPr>
            <w:rFonts w:hint="eastAsia"/>
            <w:color w:val="333333"/>
            <w:sz w:val="22"/>
            <w:szCs w:val="22"/>
            <w:lang w:val="en-US" w:eastAsia="zh-CN"/>
          </w:rPr>
          <w:t>细分</w:t>
        </w:r>
      </w:ins>
      <w:ins w:id="33" w:author="上善若水" w:date="2026-08-19T17:10:03Z">
        <w:r>
          <w:rPr>
            <w:rFonts w:hint="eastAsia"/>
            <w:color w:val="333333"/>
            <w:sz w:val="22"/>
            <w:szCs w:val="22"/>
            <w:lang w:val="en-US" w:eastAsia="zh-CN"/>
          </w:rPr>
          <w:t>，</w:t>
        </w:r>
      </w:ins>
      <w:ins w:id="34" w:author="上善若水" w:date="2026-08-19T17:10:05Z">
        <w:r>
          <w:rPr>
            <w:rFonts w:hint="eastAsia"/>
            <w:color w:val="333333"/>
            <w:sz w:val="22"/>
            <w:szCs w:val="22"/>
            <w:lang w:val="en-US" w:eastAsia="zh-CN"/>
          </w:rPr>
          <w:t>痛点</w:t>
        </w:r>
      </w:ins>
      <w:ins w:id="35" w:author="上善若水" w:date="2026-08-19T17:10:07Z">
        <w:r>
          <w:rPr>
            <w:rFonts w:hint="eastAsia"/>
            <w:color w:val="333333"/>
            <w:sz w:val="22"/>
            <w:szCs w:val="22"/>
            <w:lang w:val="en-US" w:eastAsia="zh-CN"/>
          </w:rPr>
          <w:t>多的，</w:t>
        </w:r>
      </w:ins>
      <w:ins w:id="36" w:author="上善若水" w:date="2026-08-19T17:10:16Z">
        <w:r>
          <w:rPr>
            <w:rFonts w:hint="eastAsia"/>
            <w:color w:val="333333"/>
            <w:sz w:val="22"/>
            <w:szCs w:val="22"/>
            <w:lang w:val="en-US" w:eastAsia="zh-CN"/>
          </w:rPr>
          <w:t>结合</w:t>
        </w:r>
      </w:ins>
      <w:ins w:id="37" w:author="上善若水" w:date="2026-08-19T17:10:17Z">
        <w:r>
          <w:rPr>
            <w:rFonts w:hint="eastAsia"/>
            <w:color w:val="333333"/>
            <w:sz w:val="22"/>
            <w:szCs w:val="22"/>
            <w:lang w:val="en-US" w:eastAsia="zh-CN"/>
          </w:rPr>
          <w:t>场景，</w:t>
        </w:r>
      </w:ins>
      <w:ins w:id="38" w:author="上善若水" w:date="2026-08-19T17:10:37Z">
        <w:r>
          <w:rPr>
            <w:rFonts w:hint="eastAsia"/>
            <w:color w:val="333333"/>
            <w:sz w:val="22"/>
            <w:szCs w:val="22"/>
            <w:lang w:val="en-US" w:eastAsia="zh-CN"/>
          </w:rPr>
          <w:t>查不清</w:t>
        </w:r>
      </w:ins>
      <w:ins w:id="39" w:author="上善若水" w:date="2026-08-19T17:10:38Z">
        <w:r>
          <w:rPr>
            <w:rFonts w:hint="eastAsia"/>
            <w:color w:val="333333"/>
            <w:sz w:val="22"/>
            <w:szCs w:val="22"/>
            <w:lang w:val="en-US" w:eastAsia="zh-CN"/>
          </w:rPr>
          <w:t>，</w:t>
        </w:r>
      </w:ins>
      <w:ins w:id="40" w:author="上善若水" w:date="2026-08-19T17:10:40Z">
        <w:r>
          <w:rPr>
            <w:rFonts w:hint="eastAsia"/>
            <w:color w:val="333333"/>
            <w:sz w:val="22"/>
            <w:szCs w:val="22"/>
            <w:lang w:val="en-US" w:eastAsia="zh-CN"/>
          </w:rPr>
          <w:t>说不明，</w:t>
        </w:r>
      </w:ins>
      <w:ins w:id="41" w:author="上善若水" w:date="2026-08-19T17:10:42Z">
        <w:r>
          <w:rPr>
            <w:rFonts w:hint="eastAsia"/>
            <w:color w:val="333333"/>
            <w:sz w:val="22"/>
            <w:szCs w:val="22"/>
            <w:lang w:val="en-US" w:eastAsia="zh-CN"/>
          </w:rPr>
          <w:t>找不到</w:t>
        </w:r>
      </w:ins>
    </w:p>
    <w:p w14:paraId="0FCB5F1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42" w:author="上善若水" w:date="2026-08-19T17:06:49Z"/>
          <w:rFonts w:hint="default"/>
          <w:color w:val="333333"/>
          <w:sz w:val="22"/>
          <w:szCs w:val="22"/>
          <w:lang w:val="en-US" w:eastAsia="zh-CN"/>
        </w:rPr>
      </w:pPr>
      <w:ins w:id="43" w:author="上善若水" w:date="2026-08-19T17:12:23Z">
        <w:r>
          <w:rPr>
            <w:rFonts w:hint="eastAsia"/>
            <w:color w:val="333333"/>
            <w:sz w:val="22"/>
            <w:szCs w:val="22"/>
            <w:lang w:val="en-US" w:eastAsia="zh-CN"/>
          </w:rPr>
          <w:t>痛点集</w:t>
        </w:r>
      </w:ins>
      <w:ins w:id="44" w:author="上善若水" w:date="2026-08-19T17:12:37Z">
        <w:r>
          <w:rPr>
            <w:rFonts w:hint="eastAsia"/>
            <w:color w:val="333333"/>
            <w:sz w:val="22"/>
            <w:szCs w:val="22"/>
            <w:lang w:val="en-US" w:eastAsia="zh-CN"/>
          </w:rPr>
          <w:t>-</w:t>
        </w:r>
      </w:ins>
      <w:ins w:id="45" w:author="上善若水" w:date="2026-08-19T17:12:41Z">
        <w:r>
          <w:rPr>
            <w:rFonts w:hint="eastAsia"/>
            <w:color w:val="333333"/>
            <w:sz w:val="22"/>
            <w:szCs w:val="22"/>
            <w:lang w:val="en-US" w:eastAsia="zh-CN"/>
          </w:rPr>
          <w:t>二级</w:t>
        </w:r>
      </w:ins>
      <w:ins w:id="46" w:author="上善若水" w:date="2026-08-19T17:12:42Z">
        <w:r>
          <w:rPr>
            <w:rFonts w:hint="eastAsia"/>
            <w:color w:val="333333"/>
            <w:sz w:val="22"/>
            <w:szCs w:val="22"/>
            <w:lang w:val="en-US" w:eastAsia="zh-CN"/>
          </w:rPr>
          <w:t>-</w:t>
        </w:r>
      </w:ins>
      <w:ins w:id="47" w:author="上善若水" w:date="2026-08-19T17:12:30Z">
        <w:r>
          <w:rPr>
            <w:rFonts w:hint="eastAsia"/>
            <w:color w:val="333333"/>
            <w:sz w:val="22"/>
            <w:szCs w:val="22"/>
            <w:lang w:val="en-US" w:eastAsia="zh-CN"/>
          </w:rPr>
          <w:t>解决</w:t>
        </w:r>
      </w:ins>
      <w:ins w:id="48" w:author="上善若水" w:date="2026-08-19T17:12:31Z">
        <w:r>
          <w:rPr>
            <w:rFonts w:hint="eastAsia"/>
            <w:color w:val="333333"/>
            <w:sz w:val="22"/>
            <w:szCs w:val="22"/>
            <w:lang w:val="en-US" w:eastAsia="zh-CN"/>
          </w:rPr>
          <w:t>方案</w:t>
        </w:r>
      </w:ins>
      <w:ins w:id="49" w:author="上善若水" w:date="2026-08-19T17:12:32Z">
        <w:r>
          <w:rPr>
            <w:rFonts w:hint="eastAsia"/>
            <w:color w:val="333333"/>
            <w:sz w:val="22"/>
            <w:szCs w:val="22"/>
            <w:lang w:val="en-US" w:eastAsia="zh-CN"/>
          </w:rPr>
          <w:t>集-</w:t>
        </w:r>
      </w:ins>
    </w:p>
    <w:p w14:paraId="1D52831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1.构建烤房全生命周期数字化管理体系，实现烤房“建、用、管”全流程线上化、数据化、智能化。</w:t>
      </w:r>
    </w:p>
    <w:p w14:paraId="70628FC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2.建立烤房健康分算法模型，实现对2422座烤房健康状态的实时量化评估与5级分级管理。</w:t>
      </w:r>
    </w:p>
    <w:p w14:paraId="379367E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3.建立烤房寿命预测模型，实现剩余寿命精准预测与维修更换提前预警。</w:t>
      </w:r>
    </w:p>
    <w:p w14:paraId="7A00C9F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4.构建烤房科学选址评价模型，基于AHP+熵权+TOPSIS多源数据融合算法，实现</w:t>
      </w:r>
      <w:r>
        <w:rPr>
          <w:rFonts w:hint="eastAsia"/>
          <w:color w:val="333333"/>
          <w:sz w:val="22"/>
          <w:szCs w:val="22"/>
          <w:lang w:val="en-US" w:eastAsia="zh-CN"/>
        </w:rPr>
        <w:t>16</w:t>
      </w:r>
      <w:r>
        <w:rPr>
          <w:rFonts w:ascii="Arial" w:hAnsi="Arial" w:eastAsia="PingFang SC"/>
          <w:color w:val="333333"/>
          <w:sz w:val="22"/>
          <w:szCs w:val="22"/>
        </w:rPr>
        <w:t>大指标量化选址。</w:t>
      </w:r>
    </w:p>
    <w:p w14:paraId="72928FB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5.开发烤房智能分配算法，基于五因子加权评分实现Top10智能推荐，烤房调度效率提升80%以上。</w:t>
      </w:r>
    </w:p>
    <w:p w14:paraId="5C3CF7C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6.搭建AI智能助手，服务烟农、</w:t>
      </w:r>
      <w:r>
        <w:rPr>
          <w:rFonts w:hint="eastAsia"/>
          <w:color w:val="333333"/>
          <w:sz w:val="22"/>
          <w:szCs w:val="22"/>
          <w:lang w:val="en-US" w:eastAsia="zh-CN"/>
        </w:rPr>
        <w:t>技术员、</w:t>
      </w:r>
      <w:r>
        <w:rPr>
          <w:rFonts w:ascii="Arial" w:hAnsi="Arial" w:eastAsia="PingFang SC"/>
          <w:color w:val="333333"/>
          <w:sz w:val="22"/>
          <w:szCs w:val="22"/>
        </w:rPr>
        <w:t>管理者三类角色，实现智能问答、数据分析和决策辅助。</w:t>
      </w:r>
    </w:p>
    <w:p w14:paraId="44AF66EE">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7.实现移动端拍照采集、扫码识别、在线报修等便捷功能，基层工作效率提升80%以上。</w:t>
      </w:r>
    </w:p>
    <w:p w14:paraId="276F0A1F">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73C22AC">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设计思路</w:t>
      </w:r>
    </w:p>
    <w:p w14:paraId="5605FC2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default" w:eastAsia="PingFang SC"/>
          <w:lang w:val="en-US" w:eastAsia="zh-CN"/>
        </w:rPr>
      </w:pPr>
      <w:r>
        <w:rPr>
          <w:rFonts w:ascii="Arial" w:hAnsi="Arial" w:eastAsia="PingFang SC"/>
          <w:b/>
          <w:bCs/>
          <w:sz w:val="22"/>
          <w:szCs w:val="22"/>
        </w:rPr>
        <w:t>采用“采数→析数→用数</w:t>
      </w:r>
      <w:ins w:id="50" w:author="上善若水" w:date="2026-08-19T17:19:00Z">
        <w:r>
          <w:rPr>
            <w:rFonts w:hint="eastAsia"/>
            <w:b/>
            <w:bCs/>
            <w:sz w:val="22"/>
            <w:szCs w:val="22"/>
            <w:lang w:val="en-US" w:eastAsia="zh-CN"/>
          </w:rPr>
          <w:t>-</w:t>
        </w:r>
      </w:ins>
      <w:ins w:id="51" w:author="上善若水" w:date="2026-08-19T17:19:01Z">
        <w:r>
          <w:rPr>
            <w:rFonts w:hint="eastAsia"/>
            <w:b/>
            <w:bCs/>
            <w:sz w:val="22"/>
            <w:szCs w:val="22"/>
            <w:lang w:val="en-US" w:eastAsia="zh-CN"/>
          </w:rPr>
          <w:t>优化</w:t>
        </w:r>
      </w:ins>
      <w:r>
        <w:rPr>
          <w:rFonts w:ascii="Arial" w:hAnsi="Arial" w:eastAsia="PingFang SC"/>
          <w:b/>
          <w:bCs/>
          <w:sz w:val="22"/>
          <w:szCs w:val="22"/>
        </w:rPr>
        <w:t>”</w:t>
      </w:r>
      <w:ins w:id="52" w:author="上善若水" w:date="2026-08-19T17:19:04Z">
        <w:r>
          <w:rPr>
            <w:rFonts w:hint="eastAsia"/>
            <w:b/>
            <w:bCs/>
            <w:sz w:val="22"/>
            <w:szCs w:val="22"/>
            <w:lang w:eastAsia="zh-CN"/>
          </w:rPr>
          <w:t>（</w:t>
        </w:r>
      </w:ins>
      <w:ins w:id="53" w:author="上善若水" w:date="2026-08-19T17:19:06Z">
        <w:r>
          <w:rPr>
            <w:rFonts w:hint="eastAsia"/>
            <w:b/>
            <w:bCs/>
            <w:sz w:val="22"/>
            <w:szCs w:val="22"/>
            <w:lang w:val="en-US" w:eastAsia="zh-CN"/>
          </w:rPr>
          <w:t>烟叶特色）</w:t>
        </w:r>
      </w:ins>
      <w:r>
        <w:rPr>
          <w:rFonts w:ascii="Arial" w:hAnsi="Arial" w:eastAsia="PingFang SC"/>
          <w:b/>
          <w:bCs/>
          <w:sz w:val="22"/>
          <w:szCs w:val="22"/>
        </w:rPr>
        <w:t>三层次技术架构。</w:t>
      </w:r>
      <w:r>
        <w:rPr>
          <w:rFonts w:ascii="Arial" w:hAnsi="Arial" w:eastAsia="PingFang SC"/>
          <w:sz w:val="22"/>
          <w:szCs w:val="22"/>
        </w:rPr>
        <w:t>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w:t>
      </w:r>
      <w:ins w:id="54" w:author="上善若水" w:date="2026-08-19T17:19:24Z">
        <w:r>
          <w:rPr>
            <w:rFonts w:hint="eastAsia"/>
            <w:sz w:val="22"/>
            <w:szCs w:val="22"/>
            <w:lang w:val="en-US" w:eastAsia="zh-CN"/>
          </w:rPr>
          <w:t>提炼</w:t>
        </w:r>
      </w:ins>
      <w:ins w:id="55" w:author="上善若水" w:date="2026-08-19T17:19:25Z">
        <w:r>
          <w:rPr>
            <w:rFonts w:hint="eastAsia"/>
            <w:sz w:val="22"/>
            <w:szCs w:val="22"/>
            <w:lang w:val="en-US" w:eastAsia="zh-CN"/>
          </w:rPr>
          <w:t>，</w:t>
        </w:r>
      </w:ins>
      <w:ins w:id="56" w:author="上善若水" w:date="2026-08-19T17:19:29Z">
        <w:r>
          <w:rPr>
            <w:rFonts w:hint="eastAsia"/>
            <w:sz w:val="22"/>
            <w:szCs w:val="22"/>
            <w:lang w:val="en-US" w:eastAsia="zh-CN"/>
          </w:rPr>
          <w:t>特色</w:t>
        </w:r>
      </w:ins>
    </w:p>
    <w:p w14:paraId="3FAF4ADF">
      <w:pPr>
        <w:keepNext w:val="0"/>
        <w:keepLines w:val="0"/>
        <w:pageBreakBefore w:val="0"/>
        <w:kinsoku/>
        <w:wordWrap/>
        <w:overflowPunct/>
        <w:topLinePunct w:val="0"/>
        <w:autoSpaceDE/>
        <w:autoSpaceDN/>
        <w:bidi w:val="0"/>
        <w:adjustRightInd/>
        <w:snapToGrid/>
        <w:spacing w:before="200"/>
        <w:ind w:firstLine="440" w:firstLineChars="200"/>
        <w:textAlignment w:val="auto"/>
        <w:rPr>
          <w:rFonts w:hint="default" w:eastAsia="PingFang SC"/>
          <w:lang w:val="en-US" w:eastAsia="zh-CN"/>
        </w:rPr>
      </w:pPr>
      <w:ins w:id="57" w:author="上善若水" w:date="2026-08-19T17:17:47Z">
        <w:r>
          <w:rPr>
            <w:rFonts w:hint="eastAsia"/>
            <w:lang w:val="en-US" w:eastAsia="zh-CN"/>
          </w:rPr>
          <w:t>延退茶油，</w:t>
        </w:r>
      </w:ins>
      <w:ins w:id="58" w:author="上善若水" w:date="2026-08-19T17:17:48Z">
        <w:r>
          <w:rPr>
            <w:rFonts w:hint="eastAsia"/>
            <w:lang w:val="en-US" w:eastAsia="zh-CN"/>
          </w:rPr>
          <w:t>1</w:t>
        </w:r>
      </w:ins>
      <w:ins w:id="59" w:author="上善若水" w:date="2026-08-19T17:17:49Z">
        <w:r>
          <w:rPr>
            <w:rFonts w:hint="eastAsia"/>
            <w:lang w:val="en-US" w:eastAsia="zh-CN"/>
          </w:rPr>
          <w:t>+3+</w:t>
        </w:r>
      </w:ins>
      <w:ins w:id="60" w:author="上善若水" w:date="2026-08-19T17:17:50Z">
        <w:r>
          <w:rPr>
            <w:rFonts w:hint="eastAsia"/>
            <w:lang w:val="en-US" w:eastAsia="zh-CN"/>
          </w:rPr>
          <w:t>1，</w:t>
        </w:r>
      </w:ins>
      <w:ins w:id="61" w:author="上善若水" w:date="2026-08-19T17:18:33Z">
        <w:r>
          <w:rPr>
            <w:rFonts w:hint="eastAsia"/>
            <w:lang w:val="en-US" w:eastAsia="zh-CN"/>
          </w:rPr>
          <w:t>“”</w:t>
        </w:r>
      </w:ins>
      <w:ins w:id="62" w:author="上善若水" w:date="2026-08-19T17:18:37Z">
        <w:r>
          <w:rPr>
            <w:rFonts w:hint="eastAsia"/>
            <w:lang w:val="en-US" w:eastAsia="zh-CN"/>
          </w:rPr>
          <w:t>工作法，</w:t>
        </w:r>
      </w:ins>
    </w:p>
    <w:p w14:paraId="03A3E988">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创新成效</w:t>
      </w:r>
    </w:p>
    <w:p w14:paraId="291F7A9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1.实现了烤房“建、用、管”全生命周期数字化管理，覆盖2422座烤房、5大类22项部件信息。</w:t>
      </w:r>
    </w:p>
    <w:p w14:paraId="09B6AC2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2.健康分算法实现0-100分量化评估，5级健康等级自动分级，维修资金精准投放。</w:t>
      </w:r>
    </w:p>
    <w:p w14:paraId="79AF1D9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3.寿命预测模型支持提前预警，故障率下降30%，维修及时率提升至95%以上。</w:t>
      </w:r>
    </w:p>
    <w:p w14:paraId="15A510C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4.科学选址模型实现8大指标量化评价，避免盲目建设，资金投向最优区位。</w:t>
      </w:r>
    </w:p>
    <w:p w14:paraId="49289D2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5.智能调度算法实现秒级匹配，烤房闲置率下降50%，等烤时间缩短80%。</w:t>
      </w:r>
    </w:p>
    <w:p w14:paraId="498ADE4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6.三端AI助手为烟农、管理者、维修工提供7×24小时智能问答与决策支持。</w:t>
      </w:r>
    </w:p>
    <w:p w14:paraId="4A2DD16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7.基于FineBI</w:t>
      </w:r>
      <w:del w:id="63" w:author="上善若水" w:date="2026-08-19T17:20:22Z">
        <w:r>
          <w:rPr>
            <w:rFonts w:ascii="Arial" w:hAnsi="Arial" w:eastAsia="PingFang SC"/>
            <w:color w:val="333333"/>
            <w:sz w:val="22"/>
            <w:szCs w:val="22"/>
          </w:rPr>
          <w:delText>/FineVis/FineReport</w:delText>
        </w:r>
      </w:del>
      <w:r>
        <w:rPr>
          <w:rFonts w:ascii="Arial" w:hAnsi="Arial" w:eastAsia="PingFang SC"/>
          <w:color w:val="333333"/>
          <w:sz w:val="22"/>
          <w:szCs w:val="22"/>
        </w:rPr>
        <w:t>构建多层次BI可视化体系，辅助管理层科学决策。</w:t>
      </w:r>
    </w:p>
    <w:p w14:paraId="0988A513">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CE88B04">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应用前景</w:t>
      </w:r>
    </w:p>
    <w:p w14:paraId="6F2F670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default" w:eastAsia="PingFang SC"/>
          <w:lang w:val="en-US" w:eastAsia="zh-CN"/>
        </w:rPr>
      </w:pPr>
      <w:r>
        <w:rPr>
          <w:rFonts w:ascii="Arial" w:hAnsi="Arial" w:eastAsia="PingFang SC"/>
          <w:sz w:val="22"/>
          <w:szCs w:val="22"/>
        </w:rPr>
        <w:t>本项目解决了传统烤房管理中“资源闲置、运维被动、决策靠经验”三大痛点，通过数智化手段实现了烤房从选址、建设、使用到维护的全流程优化。项目成果可复制推广至全省乃至全国烟叶产区，</w:t>
      </w:r>
      <w:ins w:id="64" w:author="上善若水" w:date="2026-08-19T17:21:40Z">
        <w:r>
          <w:rPr>
            <w:rFonts w:hint="eastAsia"/>
            <w:sz w:val="22"/>
            <w:szCs w:val="22"/>
            <w:lang w:val="en-US" w:eastAsia="zh-CN"/>
          </w:rPr>
          <w:t>升级</w:t>
        </w:r>
      </w:ins>
      <w:r>
        <w:rPr>
          <w:rFonts w:ascii="Arial" w:hAnsi="Arial" w:eastAsia="PingFang SC"/>
          <w:sz w:val="22"/>
          <w:szCs w:val="22"/>
        </w:rPr>
        <w:t>具有良好的推广价值。下一步计划接入</w:t>
      </w:r>
      <w:del w:id="65" w:author="上善若水" w:date="2026-08-19T17:21:25Z">
        <w:r>
          <w:rPr>
            <w:rFonts w:ascii="Arial" w:hAnsi="Arial" w:eastAsia="PingFang SC"/>
            <w:sz w:val="22"/>
            <w:szCs w:val="22"/>
          </w:rPr>
          <w:delText>真实DEM高程、电网GIS、路网</w:delText>
        </w:r>
      </w:del>
      <w:r>
        <w:rPr>
          <w:rFonts w:ascii="Arial" w:hAnsi="Arial" w:eastAsia="PingFang SC"/>
          <w:sz w:val="22"/>
          <w:szCs w:val="22"/>
        </w:rPr>
        <w:t>数据，引入随机森林等AI模型升级选址算法，探索数字孪生烤房和绿色低碳监测，从县域走向区域，构建更大范围的共享烤房网络。</w:t>
      </w:r>
      <w:ins w:id="66" w:author="上善若水" w:date="2026-08-19T17:21:43Z">
        <w:r>
          <w:rPr>
            <w:rFonts w:hint="eastAsia"/>
            <w:sz w:val="22"/>
            <w:szCs w:val="22"/>
            <w:lang w:val="en-US" w:eastAsia="zh-CN"/>
          </w:rPr>
          <w:t>计划</w:t>
        </w:r>
      </w:ins>
      <w:ins w:id="67" w:author="上善若水" w:date="2026-08-19T17:21:44Z">
        <w:r>
          <w:rPr>
            <w:rFonts w:hint="eastAsia"/>
            <w:sz w:val="22"/>
            <w:szCs w:val="22"/>
            <w:lang w:val="en-US" w:eastAsia="zh-CN"/>
          </w:rPr>
          <w:t>推广</w:t>
        </w:r>
      </w:ins>
      <w:ins w:id="68" w:author="上善若水" w:date="2026-08-19T17:21:45Z">
        <w:r>
          <w:rPr>
            <w:rFonts w:hint="eastAsia"/>
            <w:sz w:val="22"/>
            <w:szCs w:val="22"/>
            <w:lang w:val="en-US" w:eastAsia="zh-CN"/>
          </w:rPr>
          <w:t>实施</w:t>
        </w:r>
      </w:ins>
      <w:ins w:id="69" w:author="上善若水" w:date="2026-08-19T17:21:52Z">
        <w:r>
          <w:rPr>
            <w:rFonts w:hint="eastAsia"/>
            <w:sz w:val="22"/>
            <w:szCs w:val="22"/>
            <w:lang w:val="en-US" w:eastAsia="zh-CN"/>
          </w:rPr>
          <w:t>，</w:t>
        </w:r>
      </w:ins>
      <w:ins w:id="70" w:author="上善若水" w:date="2026-08-19T17:21:56Z">
        <w:r>
          <w:rPr>
            <w:rFonts w:hint="eastAsia"/>
            <w:sz w:val="22"/>
            <w:szCs w:val="22"/>
            <w:lang w:val="en-US" w:eastAsia="zh-CN"/>
          </w:rPr>
          <w:t>二级</w:t>
        </w:r>
      </w:ins>
      <w:ins w:id="71" w:author="上善若水" w:date="2026-08-19T17:21:57Z">
        <w:r>
          <w:rPr>
            <w:rFonts w:hint="eastAsia"/>
            <w:sz w:val="22"/>
            <w:szCs w:val="22"/>
            <w:lang w:val="en-US" w:eastAsia="zh-CN"/>
          </w:rPr>
          <w:t>需求</w:t>
        </w:r>
      </w:ins>
      <w:ins w:id="72" w:author="上善若水" w:date="2026-08-19T17:21:58Z">
        <w:r>
          <w:rPr>
            <w:rFonts w:hint="eastAsia"/>
            <w:sz w:val="22"/>
            <w:szCs w:val="22"/>
            <w:lang w:val="en-US" w:eastAsia="zh-CN"/>
          </w:rPr>
          <w:t>支持</w:t>
        </w:r>
      </w:ins>
      <w:ins w:id="73" w:author="上善若水" w:date="2026-08-19T17:22:00Z">
        <w:r>
          <w:rPr>
            <w:rFonts w:hint="eastAsia"/>
            <w:sz w:val="22"/>
            <w:szCs w:val="22"/>
            <w:lang w:val="en-US" w:eastAsia="zh-CN"/>
          </w:rPr>
          <w:t>，</w:t>
        </w:r>
      </w:ins>
      <w:ins w:id="74" w:author="上善若水" w:date="2026-08-19T17:22:02Z">
        <w:r>
          <w:rPr>
            <w:rFonts w:hint="eastAsia"/>
            <w:sz w:val="22"/>
            <w:szCs w:val="22"/>
            <w:lang w:val="en-US" w:eastAsia="zh-CN"/>
          </w:rPr>
          <w:t>数字孪生</w:t>
        </w:r>
      </w:ins>
      <w:ins w:id="75" w:author="上善若水" w:date="2026-08-19T17:22:13Z">
        <w:r>
          <w:rPr>
            <w:rFonts w:hint="eastAsia"/>
            <w:sz w:val="22"/>
            <w:szCs w:val="22"/>
            <w:lang w:val="en-US" w:eastAsia="zh-CN"/>
          </w:rPr>
          <w:t>，</w:t>
        </w:r>
      </w:ins>
      <w:ins w:id="76" w:author="上善若水" w:date="2026-08-19T17:22:14Z">
        <w:r>
          <w:rPr>
            <w:rFonts w:hint="eastAsia"/>
            <w:sz w:val="22"/>
            <w:szCs w:val="22"/>
            <w:lang w:val="en-US" w:eastAsia="zh-CN"/>
          </w:rPr>
          <w:t>预测</w:t>
        </w:r>
      </w:ins>
      <w:ins w:id="77" w:author="上善若水" w:date="2026-08-19T17:22:16Z">
        <w:r>
          <w:rPr>
            <w:rFonts w:hint="eastAsia"/>
            <w:sz w:val="22"/>
            <w:szCs w:val="22"/>
            <w:lang w:val="en-US" w:eastAsia="zh-CN"/>
          </w:rPr>
          <w:t>，</w:t>
        </w:r>
      </w:ins>
      <w:ins w:id="78" w:author="上善若水" w:date="2026-08-19T17:22:34Z">
        <w:r>
          <w:rPr>
            <w:rFonts w:hint="eastAsia"/>
            <w:sz w:val="22"/>
            <w:szCs w:val="22"/>
            <w:lang w:val="en-US" w:eastAsia="zh-CN"/>
          </w:rPr>
          <w:t>，</w:t>
        </w:r>
      </w:ins>
      <w:ins w:id="79" w:author="上善若水" w:date="2026-08-19T17:22:38Z">
        <w:r>
          <w:rPr>
            <w:rFonts w:hint="eastAsia"/>
            <w:sz w:val="22"/>
            <w:szCs w:val="22"/>
            <w:lang w:val="en-US" w:eastAsia="zh-CN"/>
          </w:rPr>
          <w:t>3</w:t>
        </w:r>
      </w:ins>
      <w:ins w:id="80" w:author="上善若水" w:date="2026-08-19T17:22:39Z">
        <w:r>
          <w:rPr>
            <w:rFonts w:hint="eastAsia"/>
            <w:sz w:val="22"/>
            <w:szCs w:val="22"/>
            <w:lang w:val="en-US" w:eastAsia="zh-CN"/>
          </w:rPr>
          <w:t>.0</w:t>
        </w:r>
      </w:ins>
      <w:ins w:id="81" w:author="上善若水" w:date="2026-08-19T17:22:40Z">
        <w:r>
          <w:rPr>
            <w:rFonts w:hint="eastAsia"/>
            <w:sz w:val="22"/>
            <w:szCs w:val="22"/>
            <w:lang w:val="en-US" w:eastAsia="zh-CN"/>
          </w:rPr>
          <w:t>前景</w:t>
        </w:r>
      </w:ins>
      <w:ins w:id="82" w:author="上善若水" w:date="2026-08-19T17:22:44Z">
        <w:r>
          <w:rPr>
            <w:rFonts w:hint="eastAsia"/>
            <w:sz w:val="22"/>
            <w:szCs w:val="22"/>
            <w:lang w:val="en-US" w:eastAsia="zh-CN"/>
          </w:rPr>
          <w:t>，</w:t>
        </w:r>
      </w:ins>
      <w:ins w:id="83" w:author="上善若水" w:date="2026-08-19T17:22:45Z">
        <w:r>
          <w:rPr>
            <w:rFonts w:hint="eastAsia"/>
            <w:sz w:val="22"/>
            <w:szCs w:val="22"/>
            <w:lang w:val="en-US" w:eastAsia="zh-CN"/>
          </w:rPr>
          <w:t>迭代</w:t>
        </w:r>
      </w:ins>
      <w:ins w:id="84" w:author="上善若水" w:date="2026-08-19T17:22:46Z">
        <w:r>
          <w:rPr>
            <w:rFonts w:hint="eastAsia"/>
            <w:sz w:val="22"/>
            <w:szCs w:val="22"/>
            <w:lang w:val="en-US" w:eastAsia="zh-CN"/>
          </w:rPr>
          <w:t>升级</w:t>
        </w:r>
      </w:ins>
      <w:ins w:id="85" w:author="上善若水" w:date="2026-08-19T17:22:56Z">
        <w:r>
          <w:rPr>
            <w:rFonts w:hint="eastAsia"/>
            <w:sz w:val="22"/>
            <w:szCs w:val="22"/>
            <w:lang w:val="en-US" w:eastAsia="zh-CN"/>
          </w:rPr>
          <w:t>时间</w:t>
        </w:r>
      </w:ins>
      <w:ins w:id="86" w:author="上善若水" w:date="2026-08-19T17:22:57Z">
        <w:r>
          <w:rPr>
            <w:rFonts w:hint="eastAsia"/>
            <w:sz w:val="22"/>
            <w:szCs w:val="22"/>
            <w:lang w:val="en-US" w:eastAsia="zh-CN"/>
          </w:rPr>
          <w:t>空间</w:t>
        </w:r>
      </w:ins>
      <w:ins w:id="87" w:author="上善若水" w:date="2026-08-19T17:22:59Z">
        <w:r>
          <w:rPr>
            <w:rFonts w:hint="eastAsia"/>
            <w:sz w:val="22"/>
            <w:szCs w:val="22"/>
            <w:lang w:val="en-US" w:eastAsia="zh-CN"/>
          </w:rPr>
          <w:t>扩大</w:t>
        </w:r>
      </w:ins>
      <w:ins w:id="88" w:author="上善若水" w:date="2026-08-19T17:23:00Z">
        <w:r>
          <w:rPr>
            <w:rFonts w:hint="eastAsia"/>
            <w:sz w:val="22"/>
            <w:szCs w:val="22"/>
            <w:lang w:val="en-US" w:eastAsia="zh-CN"/>
          </w:rPr>
          <w:t>维度。</w:t>
        </w:r>
      </w:ins>
      <w:ins w:id="89" w:author="上善若水" w:date="2026-08-19T17:23:21Z">
        <w:r>
          <w:rPr>
            <w:rFonts w:hint="eastAsia"/>
            <w:sz w:val="22"/>
            <w:szCs w:val="22"/>
            <w:lang w:val="en-US" w:eastAsia="zh-CN"/>
          </w:rPr>
          <w:t>体量，</w:t>
        </w:r>
      </w:ins>
      <w:ins w:id="90" w:author="上善若水" w:date="2026-08-19T17:23:23Z">
        <w:r>
          <w:rPr>
            <w:rFonts w:hint="eastAsia"/>
            <w:sz w:val="22"/>
            <w:szCs w:val="22"/>
            <w:lang w:val="en-US" w:eastAsia="zh-CN"/>
          </w:rPr>
          <w:t>功能</w:t>
        </w:r>
      </w:ins>
      <w:ins w:id="91" w:author="上善若水" w:date="2026-08-19T17:23:25Z">
        <w:r>
          <w:rPr>
            <w:rFonts w:hint="eastAsia"/>
            <w:sz w:val="22"/>
            <w:szCs w:val="22"/>
            <w:lang w:val="en-US" w:eastAsia="zh-CN"/>
          </w:rPr>
          <w:t>增加</w:t>
        </w:r>
      </w:ins>
      <w:ins w:id="92" w:author="上善若水" w:date="2026-08-19T17:23:30Z">
        <w:r>
          <w:rPr>
            <w:rFonts w:hint="eastAsia"/>
            <w:sz w:val="22"/>
            <w:szCs w:val="22"/>
            <w:lang w:val="en-US" w:eastAsia="zh-CN"/>
          </w:rPr>
          <w:t>，</w:t>
        </w:r>
      </w:ins>
      <w:ins w:id="93" w:author="上善若水" w:date="2026-08-19T17:23:36Z">
        <w:r>
          <w:rPr>
            <w:rFonts w:hint="eastAsia"/>
            <w:sz w:val="22"/>
            <w:szCs w:val="22"/>
            <w:lang w:val="en-US" w:eastAsia="zh-CN"/>
          </w:rPr>
          <w:t>全市，</w:t>
        </w:r>
      </w:ins>
      <w:ins w:id="94" w:author="上善若水" w:date="2026-08-19T17:23:40Z">
        <w:r>
          <w:rPr>
            <w:rFonts w:hint="eastAsia"/>
            <w:sz w:val="22"/>
            <w:szCs w:val="22"/>
            <w:lang w:val="en-US" w:eastAsia="zh-CN"/>
          </w:rPr>
          <w:t>兄弟单位，</w:t>
        </w:r>
      </w:ins>
      <w:ins w:id="95" w:author="上善若水" w:date="2026-08-19T17:23:45Z">
        <w:r>
          <w:rPr>
            <w:rFonts w:hint="eastAsia"/>
            <w:sz w:val="22"/>
            <w:szCs w:val="22"/>
            <w:lang w:val="en-US" w:eastAsia="zh-CN"/>
          </w:rPr>
          <w:t>全省</w:t>
        </w:r>
      </w:ins>
    </w:p>
    <w:p w14:paraId="101C544C">
      <w:pPr>
        <w:keepNext w:val="0"/>
        <w:keepLines w:val="0"/>
        <w:pageBreakBefore w:val="0"/>
        <w:kinsoku/>
        <w:wordWrap/>
        <w:overflowPunct/>
        <w:topLinePunct w:val="0"/>
        <w:autoSpaceDE/>
        <w:autoSpaceDN/>
        <w:bidi w:val="0"/>
        <w:adjustRightInd/>
        <w:snapToGrid/>
        <w:spacing w:before="200"/>
        <w:ind w:firstLine="440" w:firstLineChars="200"/>
        <w:textAlignment w:val="auto"/>
        <w:rPr>
          <w:rFonts w:hint="eastAsia" w:eastAsia="PingFang SC"/>
          <w:lang w:val="en-US" w:eastAsia="zh-CN"/>
        </w:rPr>
      </w:pPr>
      <w:ins w:id="96" w:author="上善若水" w:date="2026-08-19T17:21:12Z">
        <w:r>
          <w:rPr>
            <w:rFonts w:hint="eastAsia"/>
            <w:lang w:val="en-US" w:eastAsia="zh-CN"/>
          </w:rPr>
          <w:t>展望</w:t>
        </w:r>
      </w:ins>
      <w:ins w:id="97" w:author="上善若水" w:date="2026-08-19T17:21:13Z">
        <w:r>
          <w:rPr>
            <w:rFonts w:hint="eastAsia"/>
            <w:lang w:val="en-US" w:eastAsia="zh-CN"/>
          </w:rPr>
          <w:t>，</w:t>
        </w:r>
      </w:ins>
    </w:p>
    <w:p w14:paraId="0B376D98">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团队承诺</w:t>
      </w:r>
    </w:p>
    <w:p w14:paraId="4F4F325E">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本团队承诺提交的数创成果为本团队自主研发设计，拥有自主知识产权，具有真实性、原创性、合法性、安全性。如有不实，由本团队成员承担相应的责任。</w:t>
      </w:r>
    </w:p>
    <w:p w14:paraId="649267C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团队成员承诺签字：</w:t>
      </w:r>
    </w:p>
    <w:p w14:paraId="198E79B1">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050932FB">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前 言</w:t>
      </w:r>
    </w:p>
    <w:p w14:paraId="55F9FA3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default" w:eastAsia="PingFang SC"/>
          <w:lang w:val="en-US" w:eastAsia="zh-CN"/>
        </w:rPr>
      </w:pPr>
      <w:r>
        <w:rPr>
          <w:rFonts w:ascii="Arial" w:hAnsi="Arial" w:eastAsia="PingFang SC"/>
          <w:sz w:val="22"/>
          <w:szCs w:val="22"/>
        </w:rPr>
        <w:t>习近平总书记强调：</w:t>
      </w:r>
      <w:r>
        <w:rPr>
          <w:rFonts w:ascii="Arial" w:hAnsi="Arial" w:eastAsia="PingFang SC"/>
          <w:b/>
          <w:bCs/>
          <w:sz w:val="22"/>
          <w:szCs w:val="22"/>
        </w:rPr>
        <w:t>“发展数字经济意义重大，是把握新一轮科技革命和产业变革新机遇的战略选择。”</w:t>
      </w:r>
      <w:r>
        <w:rPr>
          <w:rFonts w:ascii="Arial" w:hAnsi="Arial" w:eastAsia="PingFang SC"/>
          <w:sz w:val="22"/>
          <w:szCs w:val="22"/>
        </w:rPr>
        <w:t>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w:t>
      </w:r>
      <w:ins w:id="98" w:author="上善若水" w:date="2026-08-19T17:25:47Z">
        <w:r>
          <w:rPr>
            <w:rFonts w:hint="eastAsia"/>
            <w:sz w:val="22"/>
            <w:szCs w:val="22"/>
            <w:lang w:val="en-US" w:eastAsia="zh-CN"/>
          </w:rPr>
          <w:t>省局</w:t>
        </w:r>
      </w:ins>
      <w:ins w:id="99" w:author="上善若水" w:date="2026-08-19T17:25:48Z">
        <w:r>
          <w:rPr>
            <w:rFonts w:hint="eastAsia"/>
            <w:sz w:val="22"/>
            <w:szCs w:val="22"/>
            <w:lang w:val="en-US" w:eastAsia="zh-CN"/>
          </w:rPr>
          <w:t>的</w:t>
        </w:r>
      </w:ins>
      <w:ins w:id="100" w:author="上善若水" w:date="2026-08-19T17:25:55Z">
        <w:r>
          <w:rPr>
            <w:rFonts w:hint="eastAsia"/>
            <w:sz w:val="22"/>
            <w:szCs w:val="22"/>
            <w:lang w:val="en-US" w:eastAsia="zh-CN"/>
          </w:rPr>
          <w:t>红头</w:t>
        </w:r>
      </w:ins>
      <w:ins w:id="101" w:author="上善若水" w:date="2026-08-19T17:25:56Z">
        <w:r>
          <w:rPr>
            <w:rFonts w:hint="eastAsia"/>
            <w:sz w:val="22"/>
            <w:szCs w:val="22"/>
            <w:lang w:val="en-US" w:eastAsia="zh-CN"/>
          </w:rPr>
          <w:t>文件，</w:t>
        </w:r>
      </w:ins>
    </w:p>
    <w:p w14:paraId="600D776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102" w:author="上善若水" w:date="2026-08-19T17:14:38Z"/>
          <w:rFonts w:ascii="Arial" w:hAnsi="Arial" w:eastAsia="PingFang SC"/>
          <w:color w:val="0000FF"/>
          <w:sz w:val="22"/>
          <w:szCs w:val="22"/>
        </w:rPr>
      </w:pPr>
      <w:r>
        <w:rPr>
          <w:rFonts w:hint="eastAsia"/>
          <w:sz w:val="22"/>
          <w:szCs w:val="22"/>
          <w:lang w:val="en-US" w:eastAsia="zh-CN"/>
        </w:rPr>
        <w:t>2026年湖北省烟草专卖局（公司）明确提出，要因地制宜发展新质生产力，加快烟草农业现代化步伐；积极推动供需良性互动，不断提升烟叶资源利用水平；持续加强烟叶基层基础建设，不断夯实烟叶高质量发展基础。</w:t>
      </w:r>
      <w:r>
        <w:rPr>
          <w:rFonts w:ascii="Arial" w:hAnsi="Arial" w:eastAsia="PingFang SC"/>
          <w:sz w:val="22"/>
          <w:szCs w:val="22"/>
        </w:rPr>
        <w:t>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w:t>
      </w:r>
      <w:r>
        <w:rPr>
          <w:rFonts w:ascii="Arial" w:hAnsi="Arial" w:eastAsia="PingFang SC"/>
          <w:color w:val="0000FF"/>
          <w:sz w:val="22"/>
          <w:szCs w:val="22"/>
        </w:rPr>
        <w:t>烤房管理面临三大痛点：一是</w:t>
      </w:r>
      <w:r>
        <w:rPr>
          <w:rFonts w:hint="eastAsia"/>
          <w:color w:val="0000FF"/>
          <w:sz w:val="22"/>
          <w:szCs w:val="22"/>
          <w:lang w:val="en-US" w:eastAsia="zh-CN"/>
        </w:rPr>
        <w:t>烤房利用率低</w:t>
      </w:r>
      <w:r>
        <w:rPr>
          <w:rFonts w:ascii="Arial" w:hAnsi="Arial" w:eastAsia="PingFang SC"/>
          <w:color w:val="0000FF"/>
          <w:sz w:val="22"/>
          <w:szCs w:val="22"/>
        </w:rPr>
        <w:t>，烤房年闲置率超80%，</w:t>
      </w:r>
      <w:r>
        <w:rPr>
          <w:rFonts w:hint="eastAsia"/>
          <w:color w:val="0000FF"/>
          <w:sz w:val="22"/>
          <w:szCs w:val="22"/>
          <w:lang w:val="en-US" w:eastAsia="zh-CN"/>
        </w:rPr>
        <w:t>烘烤期间烤房周转不开影响烘烤进度和全年产量</w:t>
      </w:r>
      <w:r>
        <w:rPr>
          <w:rFonts w:ascii="Arial" w:hAnsi="Arial" w:eastAsia="PingFang SC"/>
          <w:color w:val="0000FF"/>
          <w:sz w:val="22"/>
          <w:szCs w:val="22"/>
        </w:rPr>
        <w:t>，</w:t>
      </w:r>
      <w:r>
        <w:rPr>
          <w:rFonts w:hint="eastAsia"/>
          <w:color w:val="0000FF"/>
          <w:sz w:val="22"/>
          <w:szCs w:val="22"/>
          <w:lang w:val="en-US" w:eastAsia="zh-CN"/>
        </w:rPr>
        <w:t>资产流转不动</w:t>
      </w:r>
      <w:r>
        <w:rPr>
          <w:rFonts w:ascii="Arial" w:hAnsi="Arial" w:eastAsia="PingFang SC"/>
          <w:color w:val="0000FF"/>
          <w:sz w:val="22"/>
          <w:szCs w:val="22"/>
        </w:rPr>
        <w:t>；二是运维管理被动，烤房健康状态依赖人工巡检、凭经验判断，维修资金分配缺乏数据支撑；三是决策依赖经验，烤房选址、资源调配等重大决策依靠经验拍板，缺乏科学量化依据。</w:t>
      </w:r>
    </w:p>
    <w:p w14:paraId="3EB1149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103" w:author="上善若水" w:date="2026-08-19T17:14:59Z"/>
          <w:rFonts w:hint="eastAsia"/>
          <w:color w:val="0000FF"/>
          <w:sz w:val="22"/>
          <w:szCs w:val="22"/>
          <w:lang w:val="en-US" w:eastAsia="zh-CN"/>
        </w:rPr>
      </w:pPr>
      <w:ins w:id="104" w:author="上善若水" w:date="2026-08-19T17:14:39Z">
        <w:r>
          <w:rPr>
            <w:rFonts w:hint="eastAsia"/>
            <w:color w:val="0000FF"/>
            <w:sz w:val="22"/>
            <w:szCs w:val="22"/>
            <w:lang w:val="en-US" w:eastAsia="zh-CN"/>
          </w:rPr>
          <w:t>汇报</w:t>
        </w:r>
      </w:ins>
      <w:ins w:id="105" w:author="上善若水" w:date="2026-08-19T17:14:40Z">
        <w:r>
          <w:rPr>
            <w:rFonts w:hint="eastAsia"/>
            <w:color w:val="0000FF"/>
            <w:sz w:val="22"/>
            <w:szCs w:val="22"/>
            <w:lang w:val="en-US" w:eastAsia="zh-CN"/>
          </w:rPr>
          <w:t>生动，</w:t>
        </w:r>
      </w:ins>
      <w:ins w:id="106" w:author="上善若水" w:date="2026-08-19T17:14:42Z">
        <w:r>
          <w:rPr>
            <w:rFonts w:hint="eastAsia"/>
            <w:color w:val="0000FF"/>
            <w:sz w:val="22"/>
            <w:szCs w:val="22"/>
            <w:lang w:val="en-US" w:eastAsia="zh-CN"/>
          </w:rPr>
          <w:t>报告</w:t>
        </w:r>
      </w:ins>
      <w:ins w:id="107" w:author="上善若水" w:date="2026-08-19T17:14:43Z">
        <w:r>
          <w:rPr>
            <w:rFonts w:hint="eastAsia"/>
            <w:color w:val="0000FF"/>
            <w:sz w:val="22"/>
            <w:szCs w:val="22"/>
            <w:lang w:val="en-US" w:eastAsia="zh-CN"/>
          </w:rPr>
          <w:t>专业</w:t>
        </w:r>
      </w:ins>
      <w:ins w:id="108" w:author="上善若水" w:date="2026-08-19T17:14:45Z">
        <w:r>
          <w:rPr>
            <w:rFonts w:hint="eastAsia"/>
            <w:color w:val="0000FF"/>
            <w:sz w:val="22"/>
            <w:szCs w:val="22"/>
            <w:lang w:val="en-US" w:eastAsia="zh-CN"/>
          </w:rPr>
          <w:t>文字性强</w:t>
        </w:r>
      </w:ins>
      <w:ins w:id="109" w:author="上善若水" w:date="2026-08-19T17:14:46Z">
        <w:r>
          <w:rPr>
            <w:rFonts w:hint="eastAsia"/>
            <w:color w:val="0000FF"/>
            <w:sz w:val="22"/>
            <w:szCs w:val="22"/>
            <w:lang w:val="en-US" w:eastAsia="zh-CN"/>
          </w:rPr>
          <w:t>，</w:t>
        </w:r>
      </w:ins>
      <w:ins w:id="110" w:author="上善若水" w:date="2026-08-19T17:14:47Z">
        <w:r>
          <w:rPr>
            <w:rFonts w:hint="eastAsia"/>
            <w:color w:val="0000FF"/>
            <w:sz w:val="22"/>
            <w:szCs w:val="22"/>
            <w:lang w:val="en-US" w:eastAsia="zh-CN"/>
          </w:rPr>
          <w:t>逻辑</w:t>
        </w:r>
      </w:ins>
    </w:p>
    <w:p w14:paraId="433EEE8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111" w:author="上善若水" w:date="2026-08-19T17:16:24Z"/>
          <w:rFonts w:hint="eastAsia"/>
          <w:color w:val="0000FF"/>
          <w:sz w:val="22"/>
          <w:szCs w:val="22"/>
          <w:lang w:val="en-US" w:eastAsia="zh-CN"/>
        </w:rPr>
      </w:pPr>
      <w:ins w:id="112" w:author="上善若水" w:date="2026-08-19T17:15:04Z">
        <w:r>
          <w:rPr>
            <w:rFonts w:hint="eastAsia"/>
            <w:color w:val="0000FF"/>
            <w:sz w:val="22"/>
            <w:szCs w:val="22"/>
            <w:lang w:val="en-US" w:eastAsia="zh-CN"/>
          </w:rPr>
          <w:t>先调研-</w:t>
        </w:r>
      </w:ins>
      <w:ins w:id="113" w:author="上善若水" w:date="2026-08-19T17:15:12Z">
        <w:r>
          <w:rPr>
            <w:rFonts w:hint="eastAsia"/>
            <w:color w:val="0000FF"/>
            <w:sz w:val="22"/>
            <w:szCs w:val="22"/>
            <w:lang w:val="en-US" w:eastAsia="zh-CN"/>
          </w:rPr>
          <w:t>访谈</w:t>
        </w:r>
      </w:ins>
      <w:ins w:id="114" w:author="上善若水" w:date="2026-08-19T17:15:13Z">
        <w:r>
          <w:rPr>
            <w:rFonts w:hint="eastAsia"/>
            <w:color w:val="0000FF"/>
            <w:sz w:val="22"/>
            <w:szCs w:val="22"/>
            <w:lang w:val="en-US" w:eastAsia="zh-CN"/>
          </w:rPr>
          <w:t>-</w:t>
        </w:r>
      </w:ins>
      <w:ins w:id="115" w:author="上善若水" w:date="2026-08-19T17:15:19Z">
        <w:r>
          <w:rPr>
            <w:rFonts w:hint="eastAsia"/>
            <w:color w:val="0000FF"/>
            <w:sz w:val="22"/>
            <w:szCs w:val="22"/>
            <w:lang w:val="en-US" w:eastAsia="zh-CN"/>
          </w:rPr>
          <w:t>找工具</w:t>
        </w:r>
      </w:ins>
      <w:ins w:id="116" w:author="上善若水" w:date="2026-08-19T17:15:20Z">
        <w:r>
          <w:rPr>
            <w:rFonts w:hint="eastAsia"/>
            <w:color w:val="0000FF"/>
            <w:sz w:val="22"/>
            <w:szCs w:val="22"/>
            <w:lang w:val="en-US" w:eastAsia="zh-CN"/>
          </w:rPr>
          <w:t>-</w:t>
        </w:r>
      </w:ins>
      <w:ins w:id="117" w:author="上善若水" w:date="2026-08-19T17:15:24Z">
        <w:r>
          <w:rPr>
            <w:rFonts w:hint="eastAsia"/>
            <w:color w:val="0000FF"/>
            <w:sz w:val="22"/>
            <w:szCs w:val="22"/>
            <w:lang w:val="en-US" w:eastAsia="zh-CN"/>
          </w:rPr>
          <w:t>用技术</w:t>
        </w:r>
      </w:ins>
      <w:ins w:id="118" w:author="上善若水" w:date="2026-08-19T17:15:25Z">
        <w:r>
          <w:rPr>
            <w:rFonts w:hint="eastAsia"/>
            <w:color w:val="0000FF"/>
            <w:sz w:val="22"/>
            <w:szCs w:val="22"/>
            <w:lang w:val="en-US" w:eastAsia="zh-CN"/>
          </w:rPr>
          <w:t>-</w:t>
        </w:r>
      </w:ins>
      <w:ins w:id="119" w:author="上善若水" w:date="2026-08-19T17:15:45Z">
        <w:r>
          <w:rPr>
            <w:rFonts w:hint="eastAsia"/>
            <w:color w:val="0000FF"/>
            <w:sz w:val="22"/>
            <w:szCs w:val="22"/>
            <w:lang w:val="en-US" w:eastAsia="zh-CN"/>
          </w:rPr>
          <w:t>开发</w:t>
        </w:r>
      </w:ins>
      <w:ins w:id="120" w:author="上善若水" w:date="2026-08-19T17:15:46Z">
        <w:r>
          <w:rPr>
            <w:rFonts w:hint="eastAsia"/>
            <w:color w:val="0000FF"/>
            <w:sz w:val="22"/>
            <w:szCs w:val="22"/>
            <w:lang w:val="en-US" w:eastAsia="zh-CN"/>
          </w:rPr>
          <w:t>-</w:t>
        </w:r>
      </w:ins>
      <w:ins w:id="121" w:author="上善若水" w:date="2026-08-19T17:16:22Z">
        <w:r>
          <w:rPr>
            <w:rFonts w:hint="eastAsia"/>
            <w:color w:val="0000FF"/>
            <w:sz w:val="22"/>
            <w:szCs w:val="22"/>
            <w:lang w:val="en-US" w:eastAsia="zh-CN"/>
          </w:rPr>
          <w:t>解决-</w:t>
        </w:r>
      </w:ins>
      <w:ins w:id="122" w:author="上善若水" w:date="2026-08-19T17:16:24Z">
        <w:r>
          <w:rPr>
            <w:rFonts w:hint="eastAsia"/>
            <w:color w:val="0000FF"/>
            <w:sz w:val="22"/>
            <w:szCs w:val="22"/>
            <w:lang w:val="en-US" w:eastAsia="zh-CN"/>
          </w:rPr>
          <w:t>成效</w:t>
        </w:r>
      </w:ins>
    </w:p>
    <w:p w14:paraId="5ACB1D8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123" w:author="上善若水" w:date="2026-08-19T17:15:47Z"/>
          <w:rFonts w:hint="default"/>
          <w:color w:val="0000FF"/>
          <w:sz w:val="22"/>
          <w:szCs w:val="22"/>
          <w:lang w:val="en-US" w:eastAsia="zh-CN"/>
        </w:rPr>
      </w:pPr>
      <w:ins w:id="124" w:author="上善若水" w:date="2026-08-19T17:17:11Z">
        <w:r>
          <w:rPr>
            <w:rFonts w:hint="eastAsia"/>
            <w:color w:val="0000FF"/>
            <w:sz w:val="22"/>
            <w:szCs w:val="22"/>
            <w:lang w:val="en-US" w:eastAsia="zh-CN"/>
          </w:rPr>
          <w:t>技术和</w:t>
        </w:r>
      </w:ins>
      <w:ins w:id="125" w:author="上善若水" w:date="2026-08-19T17:17:12Z">
        <w:r>
          <w:rPr>
            <w:rFonts w:hint="eastAsia"/>
            <w:color w:val="0000FF"/>
            <w:sz w:val="22"/>
            <w:szCs w:val="22"/>
            <w:lang w:val="en-US" w:eastAsia="zh-CN"/>
          </w:rPr>
          <w:t>业务</w:t>
        </w:r>
      </w:ins>
      <w:ins w:id="126" w:author="上善若水" w:date="2026-08-19T17:17:16Z">
        <w:r>
          <w:rPr>
            <w:rFonts w:hint="eastAsia"/>
            <w:color w:val="0000FF"/>
            <w:sz w:val="22"/>
            <w:szCs w:val="22"/>
            <w:lang w:val="en-US" w:eastAsia="zh-CN"/>
          </w:rPr>
          <w:t>并行</w:t>
        </w:r>
      </w:ins>
    </w:p>
    <w:p w14:paraId="7EFA5A7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default"/>
          <w:color w:val="0000FF"/>
          <w:sz w:val="22"/>
          <w:szCs w:val="22"/>
          <w:lang w:val="en-US" w:eastAsia="zh-CN"/>
        </w:rPr>
      </w:pPr>
      <w:ins w:id="127" w:author="上善若水" w:date="2026-08-19T17:15:49Z">
        <w:r>
          <w:rPr>
            <w:rFonts w:hint="eastAsia"/>
            <w:color w:val="0000FF"/>
            <w:sz w:val="22"/>
            <w:szCs w:val="22"/>
            <w:lang w:val="en-US" w:eastAsia="zh-CN"/>
          </w:rPr>
          <w:t>需求</w:t>
        </w:r>
      </w:ins>
      <w:ins w:id="128" w:author="上善若水" w:date="2026-08-19T17:15:51Z">
        <w:r>
          <w:rPr>
            <w:rFonts w:hint="eastAsia"/>
            <w:color w:val="0000FF"/>
            <w:sz w:val="22"/>
            <w:szCs w:val="22"/>
            <w:lang w:val="en-US" w:eastAsia="zh-CN"/>
          </w:rPr>
          <w:t>文档</w:t>
        </w:r>
      </w:ins>
      <w:ins w:id="129" w:author="上善若水" w:date="2026-08-19T17:15:52Z">
        <w:r>
          <w:rPr>
            <w:rFonts w:hint="eastAsia"/>
            <w:color w:val="0000FF"/>
            <w:sz w:val="22"/>
            <w:szCs w:val="22"/>
            <w:lang w:val="en-US" w:eastAsia="zh-CN"/>
          </w:rPr>
          <w:t>-</w:t>
        </w:r>
      </w:ins>
    </w:p>
    <w:p w14:paraId="33D34AD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为了解决上述问题，项目组秉持“数据驱动、智能赋能”的理念，完全自主研发了“共享烤房”建用管一体化数智协同平台。平台涵盖Web管理系统、微信小程序、BI数据可视化看板、AI智能助手（Dify）四大门户，构建了烤房健康分、寿命预测、科学选址、智能调度四大算法模型，实现了从数据采集、智能分析到决策辅助的全链路数智化升级。</w:t>
      </w:r>
    </w:p>
    <w:p w14:paraId="70A2CF8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default" w:eastAsia="PingFang SC"/>
          <w:lang w:val="en-US" w:eastAsia="zh-CN"/>
        </w:rPr>
      </w:pPr>
      <w:r>
        <w:rPr>
          <w:rFonts w:ascii="Arial" w:hAnsi="Arial" w:eastAsia="PingFang SC"/>
          <w:sz w:val="22"/>
          <w:szCs w:val="22"/>
        </w:rPr>
        <w:t>“共享烤房”平台让每一间烤房被看见、被管好、被用活，以数据驱动烤房</w:t>
      </w:r>
      <w:ins w:id="130" w:author="上善若水" w:date="2026-08-19T17:27:07Z">
        <w:r>
          <w:rPr>
            <w:rFonts w:hint="eastAsia"/>
            <w:sz w:val="22"/>
            <w:szCs w:val="22"/>
            <w:lang w:val="en-US" w:eastAsia="zh-CN"/>
          </w:rPr>
          <w:t>放前面</w:t>
        </w:r>
      </w:ins>
      <w:ins w:id="131" w:author="上善若水" w:date="2026-08-19T17:27:09Z">
        <w:r>
          <w:rPr>
            <w:rFonts w:hint="eastAsia"/>
            <w:sz w:val="22"/>
            <w:szCs w:val="22"/>
            <w:lang w:val="en-US" w:eastAsia="zh-CN"/>
          </w:rPr>
          <w:t>提一下</w:t>
        </w:r>
      </w:ins>
      <w:r>
        <w:rPr>
          <w:rFonts w:ascii="Arial" w:hAnsi="Arial" w:eastAsia="PingFang SC"/>
          <w:sz w:val="22"/>
          <w:szCs w:val="22"/>
          <w:highlight w:val="yellow"/>
          <w:rPrChange w:id="132" w:author="上善若水" w:date="2026-08-19T17:27:41Z">
            <w:rPr>
              <w:rFonts w:ascii="Arial" w:hAnsi="Arial" w:eastAsia="PingFang SC"/>
              <w:sz w:val="22"/>
              <w:szCs w:val="22"/>
            </w:rPr>
          </w:rPrChange>
        </w:rPr>
        <w:t>“建、用、管”</w:t>
      </w:r>
      <w:r>
        <w:rPr>
          <w:rFonts w:ascii="Arial" w:hAnsi="Arial" w:eastAsia="PingFang SC"/>
          <w:sz w:val="22"/>
          <w:szCs w:val="22"/>
        </w:rPr>
        <w:t>全生命周期协同优化，为烟农、技术员、管理者提供全方位数智化服务，是宜昌烟草数字化转型在烟叶条线的生动实践。</w:t>
      </w:r>
      <w:ins w:id="133" w:author="上善若水" w:date="2026-08-19T17:28:17Z">
        <w:r>
          <w:rPr>
            <w:rFonts w:hint="eastAsia"/>
            <w:sz w:val="22"/>
            <w:szCs w:val="22"/>
            <w:lang w:val="en-US" w:eastAsia="zh-CN"/>
          </w:rPr>
          <w:t>工作法，</w:t>
        </w:r>
      </w:ins>
      <w:ins w:id="134" w:author="上善若水" w:date="2026-08-19T17:28:40Z">
        <w:r>
          <w:rPr>
            <w:rFonts w:hint="eastAsia"/>
            <w:sz w:val="22"/>
            <w:szCs w:val="22"/>
            <w:lang w:val="en-US" w:eastAsia="zh-CN"/>
          </w:rPr>
          <w:t>基础</w:t>
        </w:r>
      </w:ins>
      <w:ins w:id="135" w:author="上善若水" w:date="2026-08-19T17:28:42Z">
        <w:r>
          <w:rPr>
            <w:rFonts w:hint="eastAsia"/>
            <w:sz w:val="22"/>
            <w:szCs w:val="22"/>
            <w:lang w:val="en-US" w:eastAsia="zh-CN"/>
          </w:rPr>
          <w:t>了</w:t>
        </w:r>
      </w:ins>
    </w:p>
    <w:p w14:paraId="4DAC7551">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74EE625A">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名词解释</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0"/>
        <w:gridCol w:w="6766"/>
      </w:tblGrid>
      <w:tr w14:paraId="7C3433A4">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25A18439">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专有名词</w:t>
            </w:r>
          </w:p>
        </w:tc>
        <w:tc>
          <w:tcPr>
            <w:tcW w:w="66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736138EC">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具体解释</w:t>
            </w:r>
          </w:p>
        </w:tc>
      </w:tr>
      <w:tr w14:paraId="05680E02">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978C97">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rPr>
                <w:rFonts w:hint="default" w:eastAsia="PingFang SC"/>
                <w:lang w:val="en-US" w:eastAsia="zh-CN"/>
              </w:rPr>
            </w:pPr>
            <w:r>
              <w:rPr>
                <w:rFonts w:ascii="Arial" w:hAnsi="Arial" w:eastAsia="PingFang SC"/>
                <w:b/>
                <w:bCs/>
                <w:color w:val="0000FF"/>
                <w:sz w:val="20"/>
                <w:szCs w:val="20"/>
                <w:rPrChange w:id="136" w:author="上善若水" w:date="2026-08-19T17:29:24Z">
                  <w:rPr>
                    <w:rFonts w:ascii="Arial" w:hAnsi="Arial" w:eastAsia="PingFang SC"/>
                    <w:b/>
                    <w:bCs/>
                    <w:color w:val="333333"/>
                    <w:sz w:val="20"/>
                    <w:szCs w:val="20"/>
                  </w:rPr>
                </w:rPrChange>
              </w:rPr>
              <w:t>共享烤房</w:t>
            </w:r>
            <w:ins w:id="137" w:author="上善若水" w:date="2026-08-19T17:29:31Z">
              <w:r>
                <w:rPr>
                  <w:rFonts w:hint="eastAsia"/>
                  <w:b/>
                  <w:bCs/>
                  <w:color w:val="0000FF"/>
                  <w:sz w:val="20"/>
                  <w:szCs w:val="20"/>
                  <w:lang w:val="en-US" w:eastAsia="zh-CN"/>
                </w:rPr>
                <w:t>通用</w:t>
              </w:r>
            </w:ins>
            <w:ins w:id="138" w:author="上善若水" w:date="2026-08-19T17:29:32Z">
              <w:r>
                <w:rPr>
                  <w:rFonts w:hint="eastAsia"/>
                  <w:b/>
                  <w:bCs/>
                  <w:color w:val="0000FF"/>
                  <w:sz w:val="20"/>
                  <w:szCs w:val="20"/>
                  <w:lang w:val="en-US" w:eastAsia="zh-CN"/>
                </w:rPr>
                <w:t>学术类</w:t>
              </w:r>
            </w:ins>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01FD84">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依托物联网与AI技术，整合分散的烘烤资源，从选址布局、智能管护到动态调度，对传统烤房模式进行数智化升级的烘烤资源共享网络。</w:t>
            </w:r>
          </w:p>
        </w:tc>
      </w:tr>
      <w:tr w14:paraId="1ABA4D68">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8B6C15">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rPr>
                <w:color w:val="0000FF"/>
                <w:rPrChange w:id="139" w:author="上善若水" w:date="2026-08-19T17:28:59Z">
                  <w:rPr/>
                </w:rPrChange>
              </w:rPr>
            </w:pPr>
            <w:r>
              <w:rPr>
                <w:rFonts w:ascii="Arial" w:hAnsi="Arial" w:eastAsia="PingFang SC"/>
                <w:b/>
                <w:bCs/>
                <w:color w:val="0000FF"/>
                <w:sz w:val="20"/>
                <w:szCs w:val="20"/>
                <w:rPrChange w:id="140" w:author="上善若水" w:date="2026-08-19T17:28:59Z">
                  <w:rPr>
                    <w:rFonts w:ascii="Arial" w:hAnsi="Arial" w:eastAsia="PingFang SC"/>
                    <w:b/>
                    <w:bCs/>
                    <w:color w:val="333333"/>
                    <w:sz w:val="20"/>
                    <w:szCs w:val="20"/>
                  </w:rPr>
                </w:rPrChange>
              </w:rPr>
              <w:t>增强BMHI</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126FF7">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rPr>
                <w:color w:val="0000FF"/>
                <w:rPrChange w:id="141" w:author="上善若水" w:date="2026-08-19T17:28:59Z">
                  <w:rPr/>
                </w:rPrChange>
              </w:rPr>
            </w:pPr>
            <w:r>
              <w:rPr>
                <w:rFonts w:ascii="Arial" w:hAnsi="Arial" w:eastAsia="PingFang SC"/>
                <w:color w:val="0000FF"/>
                <w:sz w:val="20"/>
                <w:szCs w:val="20"/>
                <w:rPrChange w:id="142" w:author="上善若水" w:date="2026-08-19T17:28:59Z">
                  <w:rPr>
                    <w:rFonts w:ascii="Arial" w:hAnsi="Arial" w:eastAsia="PingFang SC"/>
                    <w:color w:val="333333"/>
                    <w:sz w:val="20"/>
                    <w:szCs w:val="20"/>
                  </w:rPr>
                </w:rPrChange>
              </w:rPr>
              <w:t>Barn Multi-dimensional Health Index（烤房多维健康指数模型），采用AHP层次分析法确定5大部件权重，对每个部件进行”状态分×时效分×评价分“三维量化，加权汇总得到0-100分的健康指数。</w:t>
            </w:r>
          </w:p>
        </w:tc>
      </w:tr>
      <w:tr w14:paraId="0B196626">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9E70F5">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rPr>
                <w:color w:val="0000FF"/>
                <w:rPrChange w:id="143" w:author="上善若水" w:date="2026-08-19T17:28:59Z">
                  <w:rPr/>
                </w:rPrChange>
              </w:rPr>
            </w:pPr>
            <w:r>
              <w:rPr>
                <w:rFonts w:ascii="Arial" w:hAnsi="Arial" w:eastAsia="PingFang SC"/>
                <w:b/>
                <w:bCs/>
                <w:color w:val="0000FF"/>
                <w:sz w:val="20"/>
                <w:szCs w:val="20"/>
                <w:rPrChange w:id="144" w:author="上善若水" w:date="2026-08-19T17:28:59Z">
                  <w:rPr>
                    <w:rFonts w:ascii="Arial" w:hAnsi="Arial" w:eastAsia="PingFang SC"/>
                    <w:b/>
                    <w:bCs/>
                    <w:color w:val="333333"/>
                    <w:sz w:val="20"/>
                    <w:szCs w:val="20"/>
                  </w:rPr>
                </w:rPrChange>
              </w:rPr>
              <w:t>BDRL</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982AF0">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rPr>
                <w:color w:val="0000FF"/>
                <w:rPrChange w:id="145" w:author="上善若水" w:date="2026-08-19T17:28:59Z">
                  <w:rPr/>
                </w:rPrChange>
              </w:rPr>
            </w:pPr>
            <w:r>
              <w:rPr>
                <w:rFonts w:ascii="Arial" w:hAnsi="Arial" w:eastAsia="PingFang SC"/>
                <w:color w:val="0000FF"/>
                <w:sz w:val="20"/>
                <w:szCs w:val="20"/>
                <w:rPrChange w:id="146" w:author="上善若水" w:date="2026-08-19T17:28:59Z">
                  <w:rPr>
                    <w:rFonts w:ascii="Arial" w:hAnsi="Arial" w:eastAsia="PingFang SC"/>
                    <w:color w:val="333333"/>
                    <w:sz w:val="20"/>
                    <w:szCs w:val="20"/>
                  </w:rPr>
                </w:rPrChange>
              </w:rPr>
              <w:t>Bi-segment Degradation Residual Life（双段退化剩余寿命模型），将烤房退化过程分为”线性退化阶段“和”加速劣化阶段“，引入维修回弹效应修正退化曲线，预测剩余寿命。</w:t>
            </w:r>
          </w:p>
        </w:tc>
      </w:tr>
      <w:tr w14:paraId="01156AE3">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D8695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AHP</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2A7F3B">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层次分析法（Analytic Hierarchy Process），一种定性与定量相结合的多准则决策方法，通过构建判断矩阵确定各指标的主观权重。</w:t>
            </w:r>
          </w:p>
        </w:tc>
      </w:tr>
      <w:tr w14:paraId="35E8BFFA">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A40445">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熵权法</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822BB7">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一种客观赋权方法，通过计算各指标的信息熵来确定权重，信息熵越小，指标变异程度越大，权重越高。</w:t>
            </w:r>
          </w:p>
        </w:tc>
      </w:tr>
      <w:tr w14:paraId="40DA464F">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99E044">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TOPSIS</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9C2ADD">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Technique for Order Preference by Similarity to Ideal Solution，通过计算各评价对象与正负理想解的距离，得出综合贴近度并排序的多准则决策方法。</w:t>
            </w:r>
          </w:p>
        </w:tc>
      </w:tr>
      <w:tr w14:paraId="1DFC39C0">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24F3D9">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五因子加权评分</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CAF102">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烤房智能分配的核心算法，综合健康分（30%）、空闲度（25%）、容量（20%）、设备完整度（15%）、维修历史（10%）五个维度，加权计算综合评分。</w:t>
            </w:r>
          </w:p>
        </w:tc>
      </w:tr>
      <w:tr w14:paraId="000F8302">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8676EE">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Dify</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A82ADB">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一种开源的人工智能工作流开发平台，用于搭建各类AI工作流程序，通过调用各类AI大模型、插件工具实现特定功能，支持本地部署。</w:t>
            </w:r>
          </w:p>
        </w:tc>
      </w:tr>
      <w:tr w14:paraId="7BC20572">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485FE9">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FineBI</w:t>
            </w:r>
            <w:del w:id="147" w:author="上善若水" w:date="2026-08-19T17:29:40Z">
              <w:r>
                <w:rPr>
                  <w:rFonts w:ascii="Arial" w:hAnsi="Arial" w:eastAsia="PingFang SC"/>
                  <w:b/>
                  <w:bCs/>
                  <w:color w:val="333333"/>
                  <w:sz w:val="20"/>
                  <w:szCs w:val="20"/>
                </w:rPr>
                <w:delText>/FineVis/FineReport</w:delText>
              </w:r>
            </w:del>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63E1A5">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帆软公司提供的数据分析与可视化工具套件，FineBI用于自助式BI分析，FineVis用于高级数据可视化，FineReport用于企业级报表设计与打印。</w:t>
            </w:r>
          </w:p>
        </w:tc>
      </w:tr>
      <w:tr w14:paraId="43619EDD">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EA7815">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Text2SQL</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524805">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一种将自然语言转换为数据库查询语句的技术，能够通过调用AI大模型，将用户的查询需求描述文字转换为SQL查询语句，实现灵活的数据查询。</w:t>
            </w:r>
          </w:p>
        </w:tc>
      </w:tr>
      <w:tr w14:paraId="0679A3C9">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387311">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智能问数</w:t>
            </w:r>
          </w:p>
        </w:tc>
        <w:tc>
          <w:tcPr>
            <w:tcW w:w="6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BA6B77">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基于Text2SQL技术和AI工作流的数据查询新模式，允许用户通过对话提问的方式查询数据库，并以表格、图表或分析报告形式输出结果。</w:t>
            </w:r>
          </w:p>
        </w:tc>
      </w:tr>
    </w:tbl>
    <w:p w14:paraId="27F9C4E0">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63F7A754">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一、选择作品</w:t>
      </w:r>
    </w:p>
    <w:p w14:paraId="4C819030">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（一）提出需求</w:t>
      </w:r>
    </w:p>
    <w:p w14:paraId="778354A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default" w:eastAsia="PingFang SC"/>
          <w:lang w:val="en-US" w:eastAsia="zh-CN"/>
        </w:rPr>
      </w:pPr>
      <w:r>
        <w:rPr>
          <w:rFonts w:ascii="Arial" w:hAnsi="Arial" w:eastAsia="PingFang SC"/>
          <w:sz w:val="22"/>
          <w:szCs w:val="22"/>
        </w:rPr>
        <w:t>烤烟季，是烟农一年中最忙碌也最关键的时节。凌晨4点，烟农老王蹲在烤房前，望着已经采摘下来的烟叶发愁——烤房不够用，排队等烤，错过了最佳烘烤期；烤房坏了不知道报修给谁，维修进度走到哪一步了也看不见；想查维修记录，翻遍纸质台账也找不到。这些困扰，是宜昌市烟农群体的普遍写照。</w:t>
      </w:r>
      <w:ins w:id="148" w:author="上善若水" w:date="2026-08-19T17:30:12Z">
        <w:r>
          <w:rPr>
            <w:rFonts w:hint="eastAsia"/>
            <w:sz w:val="22"/>
            <w:szCs w:val="22"/>
            <w:lang w:val="en-US" w:eastAsia="zh-CN"/>
          </w:rPr>
          <w:t>需求</w:t>
        </w:r>
      </w:ins>
      <w:ins w:id="149" w:author="上善若水" w:date="2026-08-19T17:30:13Z">
        <w:r>
          <w:rPr>
            <w:rFonts w:hint="eastAsia"/>
            <w:sz w:val="22"/>
            <w:szCs w:val="22"/>
            <w:lang w:val="en-US" w:eastAsia="zh-CN"/>
          </w:rPr>
          <w:t>123</w:t>
        </w:r>
      </w:ins>
    </w:p>
    <w:p w14:paraId="09614CC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ascii="Arial" w:hAnsi="Arial" w:eastAsia="PingFang SC"/>
          <w:sz w:val="22"/>
          <w:szCs w:val="22"/>
        </w:rPr>
      </w:pPr>
      <w:r>
        <w:rPr>
          <w:rFonts w:ascii="Arial" w:hAnsi="Arial" w:eastAsia="PingFang SC"/>
          <w:sz w:val="22"/>
          <w:szCs w:val="22"/>
        </w:rPr>
        <w:t>项目组深入宜昌市各烟叶产区进行调研，走访了秭归、兴山、长阳、五峰等主要烟叶产区，与烟农、技术员、乡镇管理者进行面对面交流，梳理出烟农和管理者的核心诉求。</w:t>
      </w:r>
    </w:p>
    <w:p w14:paraId="22880CA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ins w:id="150" w:author="上善若水" w:date="2026-08-19T17:30:23Z"/>
          <w:rFonts w:hint="eastAsia"/>
          <w:color w:val="0000FF"/>
          <w:sz w:val="22"/>
          <w:szCs w:val="22"/>
          <w:lang w:val="en-US" w:eastAsia="zh-CN"/>
        </w:rPr>
      </w:pPr>
      <w:r>
        <w:rPr>
          <w:rFonts w:hint="eastAsia"/>
          <w:color w:val="0000FF"/>
          <w:sz w:val="22"/>
          <w:szCs w:val="22"/>
          <w:lang w:val="en-US" w:eastAsia="zh-CN"/>
        </w:rPr>
        <w:t>表格：</w:t>
      </w:r>
    </w:p>
    <w:p w14:paraId="01011C2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eastAsia"/>
          <w:color w:val="0000FF"/>
          <w:sz w:val="22"/>
          <w:szCs w:val="22"/>
          <w:lang w:val="en-US" w:eastAsia="zh-CN"/>
        </w:rPr>
      </w:pPr>
    </w:p>
    <w:p w14:paraId="066C77F6">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烟农的诉求</w:t>
      </w:r>
    </w:p>
    <w:p w14:paraId="2CD7E88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需要紧急采烤时烤房不够用，排队等烤影响烟叶品质；</w:t>
      </w:r>
    </w:p>
    <w:p w14:paraId="49541E6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烤房坏了不知道报修给谁，维修进度无法实时查看；</w:t>
      </w:r>
    </w:p>
    <w:p w14:paraId="2197482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维修记录难查找，不清楚烤房历史维修情况；</w:t>
      </w:r>
    </w:p>
    <w:p w14:paraId="5C9BE72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想新建烤房却不知道选址在哪最科学。</w:t>
      </w:r>
    </w:p>
    <w:p w14:paraId="24F6C75A">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33B66B60">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管理者的诉求</w:t>
      </w:r>
    </w:p>
    <w:p w14:paraId="53D6D3B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全县烤房健康状态如何？有没有全局视图？</w:t>
      </w:r>
    </w:p>
    <w:p w14:paraId="4EFE20E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维修资金如何分配最高效？如何避免资金浪费？</w:t>
      </w:r>
    </w:p>
    <w:p w14:paraId="04624F8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领导需要看到维修进度和资金使用情况；</w:t>
      </w:r>
    </w:p>
    <w:p w14:paraId="20A2FFB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闲置烤房如何盘活？如何提高资产利用率？</w:t>
      </w:r>
    </w:p>
    <w:p w14:paraId="597363E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新建烤房选址在哪最科学？需要数据支撑决策。</w:t>
      </w:r>
    </w:p>
    <w:p w14:paraId="584E824E">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综合来看，烟农和管理者的共同诉求是：</w:t>
      </w:r>
      <w:r>
        <w:rPr>
          <w:rFonts w:ascii="Arial" w:hAnsi="Arial" w:eastAsia="PingFang SC"/>
          <w:sz w:val="22"/>
          <w:szCs w:val="22"/>
        </w:rPr>
        <w:t>让每一间烤房发挥最大价值。</w:t>
      </w:r>
    </w:p>
    <w:p w14:paraId="7D3A565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传统烤房管理之痛——资源闲置、运维被动、决策靠经验，亟需一场数智化升级。</w:t>
      </w:r>
    </w:p>
    <w:p w14:paraId="66E18198">
      <w:pPr>
        <w:keepNext w:val="0"/>
        <w:keepLines w:val="0"/>
        <w:pageBreakBefore w:val="0"/>
        <w:kinsoku/>
        <w:wordWrap/>
        <w:overflowPunct/>
        <w:topLinePunct w:val="0"/>
        <w:autoSpaceDE/>
        <w:autoSpaceDN/>
        <w:bidi w:val="0"/>
        <w:adjustRightInd/>
        <w:snapToGrid/>
        <w:spacing w:before="200"/>
        <w:ind w:firstLine="440" w:firstLineChars="200"/>
        <w:textAlignment w:val="auto"/>
        <w:rPr>
          <w:rFonts w:hint="eastAsia"/>
          <w:color w:val="0000FF"/>
          <w:lang w:val="en-US" w:eastAsia="zh-CN"/>
        </w:rPr>
      </w:pPr>
      <w:r>
        <w:rPr>
          <w:rFonts w:hint="eastAsia"/>
          <w:color w:val="0000FF"/>
          <w:lang w:val="en-US" w:eastAsia="zh-CN"/>
        </w:rPr>
        <w:t>添加表格数据，图：</w:t>
      </w:r>
    </w:p>
    <w:p w14:paraId="3B6F1F89">
      <w:pPr>
        <w:keepNext w:val="0"/>
        <w:keepLines w:val="0"/>
        <w:pageBreakBefore w:val="0"/>
        <w:kinsoku/>
        <w:wordWrap/>
        <w:overflowPunct/>
        <w:topLinePunct w:val="0"/>
        <w:autoSpaceDE/>
        <w:autoSpaceDN/>
        <w:bidi w:val="0"/>
        <w:adjustRightInd/>
        <w:snapToGrid/>
        <w:spacing w:before="200"/>
        <w:ind w:firstLine="440" w:firstLineChars="200"/>
        <w:textAlignment w:val="auto"/>
        <w:rPr>
          <w:rFonts w:hint="default"/>
          <w:lang w:val="en-US" w:eastAsia="zh-CN"/>
        </w:rPr>
      </w:pPr>
      <w:r>
        <w:rPr>
          <w:rFonts w:hint="eastAsia"/>
          <w:lang w:val="en-US" w:eastAsia="zh-CN"/>
        </w:rPr>
        <w:t>每年烟农的抢采抢烤次数统计，问题汇总，烤房维修情况，</w:t>
      </w:r>
    </w:p>
    <w:p w14:paraId="5C8000F1">
      <w:pPr>
        <w:keepNext w:val="0"/>
        <w:keepLines w:val="0"/>
        <w:pageBreakBefore w:val="0"/>
        <w:kinsoku/>
        <w:wordWrap/>
        <w:overflowPunct/>
        <w:topLinePunct w:val="0"/>
        <w:autoSpaceDE/>
        <w:autoSpaceDN/>
        <w:bidi w:val="0"/>
        <w:adjustRightInd/>
        <w:snapToGrid/>
        <w:spacing w:before="200"/>
        <w:textAlignment w:val="auto"/>
        <w:rPr>
          <w:rFonts w:hint="eastAsia"/>
          <w:lang w:val="en-US" w:eastAsia="zh-CN"/>
        </w:rPr>
      </w:pPr>
    </w:p>
    <w:p w14:paraId="41C5C211">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（二）确定课题</w:t>
      </w:r>
    </w:p>
    <w:p w14:paraId="4BB1AA0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针对上述痛点，项目组对传统烤房管理模式和数字化共享烤房模式进行了全面对比分析。</w:t>
      </w:r>
    </w:p>
    <w:p w14:paraId="57014996">
      <w:pPr>
        <w:keepNext w:val="0"/>
        <w:keepLines w:val="0"/>
        <w:pageBreakBefore w:val="0"/>
        <w:kinsoku/>
        <w:wordWrap/>
        <w:overflowPunct/>
        <w:topLinePunct w:val="0"/>
        <w:autoSpaceDE/>
        <w:autoSpaceDN/>
        <w:bidi w:val="0"/>
        <w:adjustRightInd/>
        <w:snapToGrid/>
        <w:spacing w:before="200"/>
        <w:ind w:firstLine="440" w:firstLineChars="200"/>
        <w:textAlignment w:val="auto"/>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5"/>
        <w:gridCol w:w="3690"/>
        <w:gridCol w:w="3691"/>
      </w:tblGrid>
      <w:tr w14:paraId="7975F7CA">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1BB77DE6">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维度</w:t>
            </w:r>
          </w:p>
        </w:tc>
        <w:tc>
          <w:tcPr>
            <w:tcW w:w="36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28D50BCA">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传统烤房</w:t>
            </w:r>
          </w:p>
        </w:tc>
        <w:tc>
          <w:tcPr>
            <w:tcW w:w="36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51D8563B">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共享烤房</w:t>
            </w:r>
          </w:p>
        </w:tc>
      </w:tr>
      <w:tr w14:paraId="27C2FB2E">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C8250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资源利用</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06B266">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闲置率超80%，一年仅用1-3个月</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381C00">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动态调配、按需共享，跨村盘活</w:t>
            </w:r>
          </w:p>
        </w:tc>
      </w:tr>
      <w:tr w14:paraId="4E5EB54B">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BE6758">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烤房分配</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38DEF7">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电话逐户询问、人工协调</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1A773B">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五因子加权评分，Top10智能推荐</w:t>
            </w:r>
          </w:p>
        </w:tc>
      </w:tr>
      <w:tr w14:paraId="03C78DA7">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7427FA">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健康监测</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80CAE8">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人工巡检、凭感觉判断</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47566D">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健康分算法实时量化，5级分级</w:t>
            </w:r>
          </w:p>
        </w:tc>
      </w:tr>
      <w:tr w14:paraId="6E503589">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693968">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寿命管理</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2CF3A4">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用到坏才修，被动应对</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5C2756">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BDRL寿命预测，提前预警更换</w:t>
            </w:r>
          </w:p>
        </w:tc>
      </w:tr>
      <w:tr w14:paraId="5A5BF4C8">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B68CF9">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选址决策</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A3389F">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经验拍板、纸质材料一堆</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67F8F4">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AHP+熵权+TOPSIS，8大指标量化</w:t>
            </w:r>
          </w:p>
        </w:tc>
      </w:tr>
      <w:tr w14:paraId="63340E13">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85813C">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数据管理</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D14854">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纸质台账、Excel表格</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71ECA6">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全链路数字化，AI辅助决策</w:t>
            </w:r>
          </w:p>
        </w:tc>
      </w:tr>
    </w:tbl>
    <w:p w14:paraId="3E2D38D2">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EFB7C2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通过对比分析可以看出，传统烤房管理模式在资源利用、分配效率、健康监测、寿命管理、选址决策、数据管理六大维度均存在明显不足，已无法满足现代烟叶生产的实际需求。而基于物联网、AI和大数据技术的共享烤房模式，能够实现从”经验驱动“到”数据驱动“的根本转变，让每一间烤房被看见、被管好、被用活。</w:t>
      </w:r>
    </w:p>
    <w:p w14:paraId="7385E55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因此，项目组最终确定研究课题</w:t>
      </w:r>
      <w:del w:id="151" w:author="上善若水" w:date="2026-08-19T17:31:59Z">
        <w:r>
          <w:rPr>
            <w:rFonts w:ascii="Arial" w:hAnsi="Arial" w:eastAsia="PingFang SC"/>
            <w:sz w:val="22"/>
            <w:szCs w:val="22"/>
          </w:rPr>
          <w:delText>为</w:delText>
        </w:r>
      </w:del>
      <w:r>
        <w:rPr>
          <w:rFonts w:ascii="Arial" w:hAnsi="Arial" w:eastAsia="PingFang SC"/>
          <w:sz w:val="22"/>
          <w:szCs w:val="22"/>
        </w:rPr>
        <w:t>：</w:t>
      </w:r>
      <w:r>
        <w:rPr>
          <w:rFonts w:ascii="Arial" w:hAnsi="Arial" w:eastAsia="PingFang SC"/>
          <w:b/>
          <w:bCs/>
          <w:sz w:val="22"/>
          <w:szCs w:val="22"/>
        </w:rPr>
        <w:t>“共享烤房”建用管一体化数智协同</w:t>
      </w:r>
      <w:del w:id="152" w:author="上善若水" w:date="2026-08-19T17:32:04Z">
        <w:r>
          <w:rPr>
            <w:rFonts w:hint="default" w:ascii="Arial" w:hAnsi="Arial" w:eastAsia="PingFang SC"/>
            <w:b/>
            <w:bCs/>
            <w:sz w:val="22"/>
            <w:szCs w:val="22"/>
            <w:lang w:val="en-US"/>
          </w:rPr>
          <w:delText>模式的研究</w:delText>
        </w:r>
      </w:del>
      <w:ins w:id="153" w:author="上善若水" w:date="2026-08-19T17:32:05Z">
        <w:r>
          <w:rPr>
            <w:rFonts w:hint="eastAsia"/>
            <w:b/>
            <w:bCs/>
            <w:sz w:val="22"/>
            <w:szCs w:val="22"/>
            <w:lang w:val="en-US" w:eastAsia="zh-CN"/>
          </w:rPr>
          <w:t>系统</w:t>
        </w:r>
      </w:ins>
      <w:r>
        <w:rPr>
          <w:rFonts w:ascii="Arial" w:hAnsi="Arial" w:eastAsia="PingFang SC"/>
          <w:b/>
          <w:bCs/>
          <w:sz w:val="22"/>
          <w:szCs w:val="22"/>
        </w:rPr>
        <w:t>。</w:t>
      </w:r>
    </w:p>
    <w:p w14:paraId="3F969C74">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6534FDA2">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二、设定目标及可行性论证</w:t>
      </w:r>
    </w:p>
    <w:p w14:paraId="7A95EEB7">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（一）设定目标</w:t>
      </w:r>
    </w:p>
    <w:p w14:paraId="4DC8CF9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本课题充分运用“AI+数据”思维，围绕烤房“建、用、管”全生命周期，研究目标在于：</w:t>
      </w:r>
    </w:p>
    <w:p w14:paraId="026CF81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一是构建烤房全生命周期数字化管理体系，实现烤房建设、使用、管护的全流程线上化、数据化和智能化，覆盖全市2422座烤房。</w:t>
      </w:r>
    </w:p>
    <w:p w14:paraId="08A068A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二是建立烤房多维健康指数（增强BMHI）算法模型，实现对烤房健康状态的实时量化评估、5级分级管理和可视化展示，健康分计算准确率达95%以上。</w:t>
      </w:r>
    </w:p>
    <w:p w14:paraId="4946C10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三是建立基于BDRL双段退化模型的烤房寿命预测算法，实现剩余寿命精准预测与维修更换提前预警，提前预警时间不少于6个月。</w:t>
      </w:r>
    </w:p>
    <w:p w14:paraId="70EAC7F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四是构建基于AHP+熵权+TOPSIS多源数据融合的烤房科学选址评价模型，实现8大一级指标量化评价，为新建烤房提供科学决策依据。</w:t>
      </w:r>
    </w:p>
    <w:p w14:paraId="667CA0C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五是开发基于五因子加权评分的烤房智能分配算法，实现秒级需求匹配和Top10智能推荐，烤房分配效率提升80%以上，闲置率降低50%以上。</w:t>
      </w:r>
    </w:p>
    <w:p w14:paraId="2247980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六是搭建基于Dify的AI智能助手，服务烟农、管理者、维修工三类角色，支持智能问答、数据分析、报告生成等场景。</w:t>
      </w:r>
    </w:p>
    <w:p w14:paraId="3B09FDB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七是构建基于FineBI/FineVis/FineReport的多层次BI可视化体系，实现全县烤房地图、健康热力图、资金效益分析等可视化决策支持。</w:t>
      </w:r>
    </w:p>
    <w:p w14:paraId="1BBB7604">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8D82FC2">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（二）目标可行性论证</w:t>
      </w:r>
    </w:p>
    <w:p w14:paraId="56F8A9F2">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1. 法律可行性</w:t>
      </w:r>
    </w:p>
    <w:p w14:paraId="1F23046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中华人民共和国烟草专卖法》及其实施条例明确规定了烟草专卖品的生产、销售和进出口管理制度。本系统以烤房基础设施的数字化管理为对象，不涉及烟草专卖品的生产、销售环节，属于企业内部管理信息化范畴。系统在数据采集与应用过程中，严格遵循《数据安全法》《个人信息保护法》等相关法律法规，所有数据存储于本地服务器，通过内网访问，数据处理限用于企业内部管理决策，未超出授权范围。</w:t>
      </w:r>
    </w:p>
    <w:p w14:paraId="2137392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国家烟草专卖局明确提出加快推进烟草行业数字化转型的战略部署，鼓励利用大数据、人工智能、物联网等新技术推动烟草产业升级。本系统积极响应行业数字化转型号召，在现行法律框架内，通过技术手段提升烤房管理效率，降低运营成本，符合国家政策和行业导向，在法律层面具有充分的依据与可行性。</w:t>
      </w:r>
    </w:p>
    <w:p w14:paraId="28BD2171">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1FF4611F">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2. 理论可行性</w:t>
      </w:r>
    </w:p>
    <w:p w14:paraId="2287B50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（1）数据驱动与智能决策。</w:t>
      </w:r>
      <w:r>
        <w:rPr>
          <w:rFonts w:ascii="Arial" w:hAnsi="Arial" w:eastAsia="PingFang SC"/>
          <w:sz w:val="22"/>
          <w:szCs w:val="22"/>
        </w:rPr>
        <w:t>随着物联网技术的普及，烤房可采集的数据维度日益丰富，包括温湿度、功率、门磁等传感器数据，巡检记录、维修记录等业务数据，以及GIS、DEM等空间数据。通过引入增强BMHI健康指数模型、BDRL双段退化模型、AHP+熵权+TOPSIS综合评价模型等算法，可实现对烤房全生命周期的量化评估和智能决策，具备扎实的理论基础。</w:t>
      </w:r>
    </w:p>
    <w:p w14:paraId="4F5AAFE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（2）资源优化配置理论。</w:t>
      </w:r>
      <w:r>
        <w:rPr>
          <w:rFonts w:ascii="Arial" w:hAnsi="Arial" w:eastAsia="PingFang SC"/>
          <w:sz w:val="22"/>
          <w:szCs w:val="22"/>
        </w:rPr>
        <w:t>共享经济理论在农业领域的应用日益广泛，通过共享烤房平台实现烤房资源的跨区域、跨时段动态调配，可有效提高资产利用率，降低闲置率。五因子加权评分模型综合考虑健康分、空闲度、容量、设备完整度、维修历史等维度，实现资源的最优配置，符合资源优化配置理论的基本原理。</w:t>
      </w:r>
    </w:p>
    <w:p w14:paraId="6C7F507B">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C33BA44">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3. 技术可行性</w:t>
      </w:r>
    </w:p>
    <w:p w14:paraId="26B46B7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在系统架构方面，采用“Spring Boot + Vue 3 + MySQL”成熟技术栈，后端基于RuoYi框架进行二次开发，前端采用Vue 3 + Element Plus + TypeScript + Vite构建，具备良好的稳定性、可扩展性和可维护性。</w:t>
      </w:r>
    </w:p>
    <w:p w14:paraId="1B266D6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在算法模型方面，健康分算法基于增强BMHI模型，采用AHP层次分析法确定部件权重，三维评分体系量化健康状态，技术路线清晰。寿命预测算法基于BDRL双段退化模型，引入维修回弹效应，实现精准预测。选址算法采用AHP+熵权+TOPSIS组合模型，主客观权重融合，适合多指标综合评价场景。</w:t>
      </w:r>
    </w:p>
    <w:p w14:paraId="5C1EC2E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在AI能力方面，采用Dify开源AI开发平台，支持本地部署，保障数据安全。结合Vanna Text2SQL框架和DeepSeek等大模型，实现自然语言查询数据库、智能生成图表和分析报告。</w:t>
      </w:r>
    </w:p>
    <w:p w14:paraId="093BEC7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在BI可视化方面，采用FineBI/FineVis/FineReport帆软工具套件，支持自助式BI分析、高级数据可视化和企业级报表设计，满足多层次数据分析需求。</w:t>
      </w:r>
    </w:p>
    <w:p w14:paraId="1CDC71F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项目组成员具备Spring Boot后端开发、Vue前端开发、算法建模、AI开发、BI可视化等完整技术能力，技术实现路径清晰，具备充分的技术可行性。</w:t>
      </w:r>
    </w:p>
    <w:p w14:paraId="16655B02">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039018C5">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三、设计及确定方案</w:t>
      </w:r>
    </w:p>
    <w:p w14:paraId="7898AC63">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（一）设计思路</w:t>
      </w:r>
    </w:p>
    <w:p w14:paraId="07C53BC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rPr>
          <w:rFonts w:hint="eastAsia" w:eastAsia="PingFang SC"/>
          <w:lang w:val="en-US" w:eastAsia="zh-CN"/>
        </w:rPr>
      </w:pPr>
      <w:r>
        <w:rPr>
          <w:rFonts w:ascii="Arial" w:hAnsi="Arial" w:eastAsia="PingFang SC"/>
          <w:sz w:val="22"/>
          <w:szCs w:val="22"/>
        </w:rPr>
        <w:t>项目组以”数据驱动、智能赋能“为核心理念，围绕烤房”建、用、管“全生命周期，设计了”采数→析数→用数“三层次技术架构。</w:t>
      </w:r>
      <w:ins w:id="154" w:author="上善若水" w:date="2026-08-19T17:33:47Z">
        <w:r>
          <w:rPr>
            <w:rFonts w:hint="eastAsia"/>
            <w:sz w:val="22"/>
            <w:szCs w:val="22"/>
            <w:lang w:val="en-US" w:eastAsia="zh-CN"/>
          </w:rPr>
          <w:t>工作法</w:t>
        </w:r>
      </w:ins>
    </w:p>
    <w:p w14:paraId="6043C5A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采数层：</w:t>
      </w:r>
      <w:r>
        <w:rPr>
          <w:rFonts w:ascii="Arial" w:hAnsi="Arial" w:eastAsia="PingFang SC"/>
          <w:sz w:val="22"/>
          <w:szCs w:val="22"/>
        </w:rPr>
        <w:t>通过低代码手机采集（经纬相机、扫码、表单）、物联网传感器（温湿度、功率、门磁）、</w:t>
      </w:r>
      <w:r>
        <w:rPr>
          <w:rFonts w:hint="eastAsia"/>
          <w:sz w:val="22"/>
          <w:szCs w:val="22"/>
          <w:lang w:val="en-US" w:eastAsia="zh-CN"/>
        </w:rPr>
        <w:t>烟叶一体化</w:t>
      </w:r>
      <w:r>
        <w:rPr>
          <w:rFonts w:ascii="Arial" w:hAnsi="Arial" w:eastAsia="PingFang SC"/>
          <w:sz w:val="22"/>
          <w:szCs w:val="22"/>
        </w:rPr>
        <w:t>、GIS空间数据、外部数据接入等多元化手段，实现烤房全维度数据采集。</w:t>
      </w:r>
    </w:p>
    <w:p w14:paraId="44BED48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析数层：</w:t>
      </w:r>
      <w:r>
        <w:rPr>
          <w:rFonts w:ascii="Arial" w:hAnsi="Arial" w:eastAsia="PingFang SC"/>
          <w:sz w:val="22"/>
          <w:szCs w:val="22"/>
        </w:rPr>
        <w:t>构建四大算法引擎——增强BMHI健康分算法实现烤房健康状态量化评估，BDRL双段退化模型实现剩余寿命精准预测，AHP+熵权+TOPSIS模型实现科学选址评价，五因子加权评分模型实现智能调度分配。</w:t>
      </w:r>
    </w:p>
    <w:p w14:paraId="3E5065E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用数层：</w:t>
      </w:r>
      <w:r>
        <w:rPr>
          <w:rFonts w:ascii="Arial" w:hAnsi="Arial" w:eastAsia="PingFang SC"/>
          <w:sz w:val="22"/>
          <w:szCs w:val="22"/>
        </w:rPr>
        <w:t>通过Web管理端、小程序端、BI可视化看板、AI智能助手四类门户，为烟农、技术员、管理者三类角色提供烤房状态查询、预约调度、维修管护、科学选址、智能问数等全场景数智化服务。</w:t>
      </w:r>
    </w:p>
    <w:p w14:paraId="1910424F">
      <w:pPr>
        <w:keepNext w:val="0"/>
        <w:keepLines w:val="0"/>
        <w:pageBreakBefore w:val="0"/>
        <w:kinsoku/>
        <w:wordWrap/>
        <w:overflowPunct/>
        <w:topLinePunct w:val="0"/>
        <w:autoSpaceDE/>
        <w:autoSpaceDN/>
        <w:bidi w:val="0"/>
        <w:adjustRightInd/>
        <w:snapToGrid/>
        <w:spacing w:before="200"/>
        <w:ind w:firstLine="440" w:firstLineChars="200"/>
        <w:textAlignment w:val="auto"/>
        <w:rPr>
          <w:del w:id="155" w:author="上善若水" w:date="2026-08-19T17:33:50Z"/>
          <w:rFonts w:hint="default" w:eastAsia="PingFang SC"/>
          <w:color w:val="0000FF"/>
          <w:lang w:val="en-US" w:eastAsia="zh-CN"/>
        </w:rPr>
      </w:pPr>
      <w:del w:id="156" w:author="上善若水" w:date="2026-08-19T17:33:50Z">
        <w:r>
          <w:rPr>
            <w:rFonts w:hint="eastAsia"/>
            <w:color w:val="0000FF"/>
            <w:lang w:val="en-US" w:eastAsia="zh-CN"/>
          </w:rPr>
          <w:delText>加蓝图和描述讲解</w:delText>
        </w:r>
      </w:del>
    </w:p>
    <w:p w14:paraId="2DF1623D">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（二）确定方案</w:t>
      </w:r>
    </w:p>
    <w:p w14:paraId="0718BC0E">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基于上述设计思路，项目组确定了以下技术方案：</w:t>
      </w:r>
    </w:p>
    <w:p w14:paraId="65B3B3C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1.平台服务层：采用MySQL核心数据库，搭建统一数据服务（API、同步、权限），部署算法服务引擎（计算、调度、落库），形成底座→平台→分析→流程→门户的完整技术架构。</w:t>
      </w:r>
    </w:p>
    <w:p w14:paraId="3E46867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2.算法分析层：部署增强BMHI健康分算法、BDRL寿命预测算法、AHP+熵权+TOPSIS选址算法、五因子加权调度算法，构建智能决策核心。</w:t>
      </w:r>
    </w:p>
    <w:p w14:paraId="6189849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3.流程协同层：实现智能调度闭环（分配→调剂→归还）、管护维修闭环（预警→工单→维修→验收）、选址规划闭环（选点→评分→报告）。</w:t>
      </w:r>
    </w:p>
    <w:p w14:paraId="6CF29A4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4.门户应用层：Web端提供管理后台和决策看板，小程序端服务烟农、技术员、管理者三端，BI端提供多层次可视化分析，AI端提供智能问答和报告生成。</w:t>
      </w:r>
    </w:p>
    <w:p w14:paraId="703D712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5.底座采集层：</w:t>
      </w:r>
      <w:ins w:id="157" w:author="上善若水" w:date="2026-08-19T17:34:00Z">
        <w:r>
          <w:rPr>
            <w:rFonts w:hint="eastAsia"/>
            <w:color w:val="333333"/>
            <w:sz w:val="22"/>
            <w:szCs w:val="22"/>
            <w:lang w:val="en-US" w:eastAsia="zh-CN"/>
          </w:rPr>
          <w:t>借助</w:t>
        </w:r>
      </w:ins>
      <w:r>
        <w:rPr>
          <w:rFonts w:ascii="Arial" w:hAnsi="Arial" w:eastAsia="PingFang SC"/>
          <w:color w:val="333333"/>
          <w:sz w:val="22"/>
          <w:szCs w:val="22"/>
        </w:rPr>
        <w:t>低代码</w:t>
      </w:r>
      <w:ins w:id="158" w:author="上善若水" w:date="2026-08-19T17:34:03Z">
        <w:r>
          <w:rPr>
            <w:rFonts w:hint="eastAsia"/>
            <w:color w:val="333333"/>
            <w:sz w:val="22"/>
            <w:szCs w:val="22"/>
            <w:lang w:val="en-US" w:eastAsia="zh-CN"/>
          </w:rPr>
          <w:t>平台</w:t>
        </w:r>
      </w:ins>
      <w:ins w:id="159" w:author="上善若水" w:date="2026-08-19T17:34:04Z">
        <w:r>
          <w:rPr>
            <w:rFonts w:hint="eastAsia"/>
            <w:color w:val="333333"/>
            <w:sz w:val="22"/>
            <w:szCs w:val="22"/>
            <w:lang w:val="en-US" w:eastAsia="zh-CN"/>
          </w:rPr>
          <w:t>使用</w:t>
        </w:r>
      </w:ins>
      <w:r>
        <w:rPr>
          <w:rFonts w:ascii="Arial" w:hAnsi="Arial" w:eastAsia="PingFang SC"/>
          <w:color w:val="333333"/>
          <w:sz w:val="22"/>
          <w:szCs w:val="22"/>
        </w:rPr>
        <w:t>手机采集、物联网传感器、</w:t>
      </w:r>
      <w:ins w:id="160" w:author="上善若水" w:date="2026-08-19T17:34:53Z">
        <w:r>
          <w:rPr>
            <w:rFonts w:hint="eastAsia"/>
            <w:color w:val="333333"/>
            <w:sz w:val="22"/>
            <w:szCs w:val="22"/>
            <w:lang w:val="en-US" w:eastAsia="zh-CN"/>
          </w:rPr>
          <w:t>烟叶</w:t>
        </w:r>
      </w:ins>
      <w:ins w:id="161" w:author="上善若水" w:date="2026-08-19T17:34:54Z">
        <w:r>
          <w:rPr>
            <w:rFonts w:hint="eastAsia"/>
            <w:color w:val="333333"/>
            <w:sz w:val="22"/>
            <w:szCs w:val="22"/>
            <w:lang w:val="en-US" w:eastAsia="zh-CN"/>
          </w:rPr>
          <w:t>一体化</w:t>
        </w:r>
      </w:ins>
      <w:ins w:id="162" w:author="上善若水" w:date="2026-08-19T17:34:55Z">
        <w:r>
          <w:rPr>
            <w:rFonts w:hint="eastAsia"/>
            <w:color w:val="333333"/>
            <w:sz w:val="22"/>
            <w:szCs w:val="22"/>
            <w:lang w:val="en-US" w:eastAsia="zh-CN"/>
          </w:rPr>
          <w:t>平台</w:t>
        </w:r>
      </w:ins>
      <w:del w:id="163" w:author="上善若水" w:date="2026-08-19T17:34:17Z">
        <w:r>
          <w:rPr>
            <w:rFonts w:ascii="Arial" w:hAnsi="Arial" w:eastAsia="PingFang SC"/>
            <w:color w:val="333333"/>
            <w:sz w:val="22"/>
            <w:szCs w:val="22"/>
          </w:rPr>
          <w:delText>称重系统、GIS/DEM、AI生成</w:delText>
        </w:r>
      </w:del>
      <w:r>
        <w:rPr>
          <w:rFonts w:ascii="Arial" w:hAnsi="Arial" w:eastAsia="PingFang SC"/>
          <w:color w:val="333333"/>
          <w:sz w:val="22"/>
          <w:szCs w:val="22"/>
        </w:rPr>
        <w:t>等多源数据接入。</w:t>
      </w:r>
    </w:p>
    <w:p w14:paraId="2B5BB0F4">
      <w:pPr>
        <w:keepNext w:val="0"/>
        <w:keepLines w:val="0"/>
        <w:pageBreakBefore w:val="0"/>
        <w:kinsoku/>
        <w:wordWrap/>
        <w:overflowPunct/>
        <w:topLinePunct w:val="0"/>
        <w:autoSpaceDE/>
        <w:autoSpaceDN/>
        <w:bidi w:val="0"/>
        <w:adjustRightInd/>
        <w:snapToGrid/>
        <w:ind w:firstLine="440" w:firstLineChars="200"/>
        <w:textAlignment w:val="auto"/>
      </w:pPr>
      <w:ins w:id="164" w:author="上善若水" w:date="2026-08-19T17:33:52Z">
        <w:r>
          <w:rPr>
            <w:rFonts w:hint="eastAsia"/>
          </w:rPr>
          <w:t>加蓝图和描述讲解</w:t>
        </w:r>
      </w:ins>
      <w:r>
        <w:br w:type="page"/>
      </w:r>
    </w:p>
    <w:p w14:paraId="58A4D094">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四、方案实施过程</w:t>
      </w:r>
    </w:p>
    <w:p w14:paraId="3A406C52">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rPr>
          <w:ins w:id="165" w:author="上善若水" w:date="2026-08-19T17:35:37Z"/>
          <w:rFonts w:hint="eastAsia"/>
          <w:b/>
          <w:bCs/>
          <w:color w:val="2E86C1"/>
          <w:sz w:val="28"/>
          <w:szCs w:val="28"/>
          <w:lang w:val="en-US" w:eastAsia="zh-CN"/>
        </w:rPr>
      </w:pPr>
      <w:ins w:id="166" w:author="上善若水" w:date="2026-08-19T17:35:35Z">
        <w:r>
          <w:rPr>
            <w:rFonts w:hint="eastAsia"/>
            <w:b/>
            <w:bCs/>
            <w:color w:val="2E86C1"/>
            <w:sz w:val="28"/>
            <w:szCs w:val="28"/>
            <w:lang w:val="en-US" w:eastAsia="zh-CN"/>
          </w:rPr>
          <w:t>工作</w:t>
        </w:r>
      </w:ins>
      <w:ins w:id="167" w:author="上善若水" w:date="2026-08-19T17:35:36Z">
        <w:r>
          <w:rPr>
            <w:rFonts w:hint="eastAsia"/>
            <w:b/>
            <w:bCs/>
            <w:color w:val="2E86C1"/>
            <w:sz w:val="28"/>
            <w:szCs w:val="28"/>
            <w:lang w:val="en-US" w:eastAsia="zh-CN"/>
          </w:rPr>
          <w:t>法，</w:t>
        </w:r>
      </w:ins>
    </w:p>
    <w:p w14:paraId="329A5850">
      <w:pPr>
        <w:rPr>
          <w:ins w:id="168" w:author="上善若水" w:date="2026-08-19T17:37:50Z"/>
          <w:rFonts w:hint="eastAsia"/>
          <w:b/>
          <w:bCs/>
          <w:color w:val="2E86C1"/>
          <w:sz w:val="28"/>
          <w:szCs w:val="28"/>
          <w:lang w:val="en-US" w:eastAsia="zh-CN"/>
        </w:rPr>
      </w:pPr>
      <w:ins w:id="169" w:author="上善若水" w:date="2026-08-19T17:36:07Z">
        <w:r>
          <w:rPr>
            <w:rFonts w:hint="eastAsia"/>
            <w:b/>
            <w:bCs/>
            <w:color w:val="2E86C1"/>
            <w:sz w:val="28"/>
            <w:szCs w:val="28"/>
            <w:lang w:val="en-US" w:eastAsia="zh-CN"/>
          </w:rPr>
          <w:t>成立小组</w:t>
        </w:r>
      </w:ins>
      <w:ins w:id="170" w:author="上善若水" w:date="2026-08-19T17:36:08Z">
        <w:r>
          <w:rPr>
            <w:rFonts w:hint="eastAsia"/>
            <w:b/>
            <w:bCs/>
            <w:color w:val="2E86C1"/>
            <w:sz w:val="28"/>
            <w:szCs w:val="28"/>
            <w:lang w:val="en-US" w:eastAsia="zh-CN"/>
          </w:rPr>
          <w:t>-</w:t>
        </w:r>
      </w:ins>
      <w:ins w:id="171" w:author="上善若水" w:date="2026-08-19T17:35:44Z">
        <w:r>
          <w:rPr>
            <w:rFonts w:hint="eastAsia"/>
            <w:b/>
            <w:bCs/>
            <w:color w:val="2E86C1"/>
            <w:sz w:val="28"/>
            <w:szCs w:val="28"/>
            <w:lang w:val="en-US" w:eastAsia="zh-CN"/>
          </w:rPr>
          <w:t>调研</w:t>
        </w:r>
      </w:ins>
      <w:ins w:id="172" w:author="上善若水" w:date="2026-08-19T17:35:50Z">
        <w:r>
          <w:rPr>
            <w:rFonts w:hint="eastAsia"/>
            <w:b/>
            <w:bCs/>
            <w:color w:val="2E86C1"/>
            <w:sz w:val="28"/>
            <w:szCs w:val="28"/>
            <w:lang w:val="en-US" w:eastAsia="zh-CN"/>
          </w:rPr>
          <w:t>（</w:t>
        </w:r>
      </w:ins>
      <w:ins w:id="173" w:author="上善若水" w:date="2026-08-19T17:35:53Z">
        <w:r>
          <w:rPr>
            <w:rFonts w:hint="eastAsia"/>
            <w:b/>
            <w:bCs/>
            <w:color w:val="2E86C1"/>
            <w:sz w:val="28"/>
            <w:szCs w:val="28"/>
            <w:lang w:val="en-US" w:eastAsia="zh-CN"/>
          </w:rPr>
          <w:t>调研</w:t>
        </w:r>
      </w:ins>
      <w:ins w:id="174" w:author="上善若水" w:date="2026-08-19T17:35:54Z">
        <w:r>
          <w:rPr>
            <w:rFonts w:hint="eastAsia"/>
            <w:b/>
            <w:bCs/>
            <w:color w:val="2E86C1"/>
            <w:sz w:val="28"/>
            <w:szCs w:val="28"/>
            <w:lang w:val="en-US" w:eastAsia="zh-CN"/>
          </w:rPr>
          <w:t>报告</w:t>
        </w:r>
      </w:ins>
      <w:ins w:id="175" w:author="上善若水" w:date="2026-08-19T17:35:55Z">
        <w:r>
          <w:rPr>
            <w:rFonts w:hint="eastAsia"/>
            <w:b/>
            <w:bCs/>
            <w:color w:val="2E86C1"/>
            <w:sz w:val="28"/>
            <w:szCs w:val="28"/>
            <w:lang w:val="en-US" w:eastAsia="zh-CN"/>
          </w:rPr>
          <w:t>）</w:t>
        </w:r>
      </w:ins>
      <w:ins w:id="176" w:author="上善若水" w:date="2026-08-19T17:35:44Z">
        <w:r>
          <w:rPr>
            <w:rFonts w:hint="eastAsia"/>
            <w:b/>
            <w:bCs/>
            <w:color w:val="2E86C1"/>
            <w:sz w:val="28"/>
            <w:szCs w:val="28"/>
            <w:lang w:val="en-US" w:eastAsia="zh-CN"/>
          </w:rPr>
          <w:t>-</w:t>
        </w:r>
      </w:ins>
      <w:ins w:id="177" w:author="上善若水" w:date="2026-08-19T17:35:46Z">
        <w:r>
          <w:rPr>
            <w:rFonts w:hint="eastAsia"/>
            <w:b/>
            <w:bCs/>
            <w:color w:val="2E86C1"/>
            <w:sz w:val="28"/>
            <w:szCs w:val="28"/>
            <w:lang w:val="en-US" w:eastAsia="zh-CN"/>
          </w:rPr>
          <w:t>需求</w:t>
        </w:r>
      </w:ins>
      <w:ins w:id="178" w:author="上善若水" w:date="2026-08-19T17:35:57Z">
        <w:r>
          <w:rPr>
            <w:rFonts w:hint="eastAsia"/>
            <w:b/>
            <w:bCs/>
            <w:color w:val="2E86C1"/>
            <w:sz w:val="28"/>
            <w:szCs w:val="28"/>
            <w:lang w:val="en-US" w:eastAsia="zh-CN"/>
          </w:rPr>
          <w:t>文档</w:t>
        </w:r>
      </w:ins>
      <w:ins w:id="179" w:author="上善若水" w:date="2026-08-19T17:35:48Z">
        <w:r>
          <w:rPr>
            <w:rFonts w:hint="eastAsia"/>
            <w:b/>
            <w:bCs/>
            <w:color w:val="2E86C1"/>
            <w:sz w:val="28"/>
            <w:szCs w:val="28"/>
            <w:lang w:val="en-US" w:eastAsia="zh-CN"/>
          </w:rPr>
          <w:t>-</w:t>
        </w:r>
      </w:ins>
      <w:ins w:id="180" w:author="上善若水" w:date="2026-08-19T17:36:18Z">
        <w:r>
          <w:rPr>
            <w:rFonts w:hint="eastAsia"/>
            <w:b/>
            <w:bCs/>
            <w:color w:val="2E86C1"/>
            <w:sz w:val="28"/>
            <w:szCs w:val="28"/>
            <w:lang w:val="en-US" w:eastAsia="zh-CN"/>
          </w:rPr>
          <w:t>开发</w:t>
        </w:r>
      </w:ins>
      <w:ins w:id="181" w:author="上善若水" w:date="2026-08-19T17:36:19Z">
        <w:r>
          <w:rPr>
            <w:rFonts w:hint="eastAsia"/>
            <w:b/>
            <w:bCs/>
            <w:color w:val="2E86C1"/>
            <w:sz w:val="28"/>
            <w:szCs w:val="28"/>
            <w:lang w:val="en-US" w:eastAsia="zh-CN"/>
          </w:rPr>
          <w:t>手册</w:t>
        </w:r>
      </w:ins>
      <w:ins w:id="182" w:author="上善若水" w:date="2026-08-19T17:36:20Z">
        <w:r>
          <w:rPr>
            <w:rFonts w:hint="eastAsia"/>
            <w:b/>
            <w:bCs/>
            <w:color w:val="2E86C1"/>
            <w:sz w:val="28"/>
            <w:szCs w:val="28"/>
            <w:lang w:val="en-US" w:eastAsia="zh-CN"/>
          </w:rPr>
          <w:t>-</w:t>
        </w:r>
      </w:ins>
      <w:ins w:id="183" w:author="上善若水" w:date="2026-08-19T17:36:29Z">
        <w:r>
          <w:rPr>
            <w:rFonts w:hint="eastAsia"/>
            <w:b/>
            <w:bCs/>
            <w:color w:val="2E86C1"/>
            <w:sz w:val="28"/>
            <w:szCs w:val="28"/>
            <w:lang w:val="en-US" w:eastAsia="zh-CN"/>
          </w:rPr>
          <w:t>工具</w:t>
        </w:r>
      </w:ins>
      <w:ins w:id="184" w:author="上善若水" w:date="2026-08-19T17:36:31Z">
        <w:r>
          <w:rPr>
            <w:rFonts w:hint="eastAsia"/>
            <w:b/>
            <w:bCs/>
            <w:color w:val="2E86C1"/>
            <w:sz w:val="28"/>
            <w:szCs w:val="28"/>
            <w:lang w:val="en-US" w:eastAsia="zh-CN"/>
          </w:rPr>
          <w:t>选择</w:t>
        </w:r>
      </w:ins>
      <w:ins w:id="185" w:author="上善若水" w:date="2026-08-19T17:36:32Z">
        <w:r>
          <w:rPr>
            <w:rFonts w:hint="eastAsia"/>
            <w:b/>
            <w:bCs/>
            <w:color w:val="2E86C1"/>
            <w:sz w:val="28"/>
            <w:szCs w:val="28"/>
            <w:lang w:val="en-US" w:eastAsia="zh-CN"/>
          </w:rPr>
          <w:t>-</w:t>
        </w:r>
      </w:ins>
      <w:ins w:id="186" w:author="上善若水" w:date="2026-08-19T17:36:48Z">
        <w:r>
          <w:rPr>
            <w:rFonts w:hint="eastAsia"/>
            <w:b/>
            <w:bCs/>
            <w:color w:val="2E86C1"/>
            <w:sz w:val="28"/>
            <w:szCs w:val="28"/>
            <w:lang w:val="en-US" w:eastAsia="zh-CN"/>
          </w:rPr>
          <w:t>示例数据</w:t>
        </w:r>
      </w:ins>
      <w:ins w:id="187" w:author="上善若水" w:date="2026-08-19T17:36:49Z">
        <w:r>
          <w:rPr>
            <w:rFonts w:hint="eastAsia"/>
            <w:b/>
            <w:bCs/>
            <w:color w:val="2E86C1"/>
            <w:sz w:val="28"/>
            <w:szCs w:val="28"/>
            <w:lang w:val="en-US" w:eastAsia="zh-CN"/>
          </w:rPr>
          <w:t>-</w:t>
        </w:r>
      </w:ins>
      <w:ins w:id="188" w:author="上善若水" w:date="2026-08-19T17:37:03Z">
        <w:r>
          <w:rPr>
            <w:rFonts w:hint="eastAsia"/>
            <w:b/>
            <w:bCs/>
            <w:color w:val="2E86C1"/>
            <w:sz w:val="28"/>
            <w:szCs w:val="28"/>
            <w:lang w:val="en-US" w:eastAsia="zh-CN"/>
          </w:rPr>
          <w:t>MVP</w:t>
        </w:r>
      </w:ins>
      <w:ins w:id="189" w:author="上善若水" w:date="2026-08-19T17:36:57Z">
        <w:r>
          <w:rPr>
            <w:rFonts w:hint="eastAsia"/>
            <w:b/>
            <w:bCs/>
            <w:color w:val="2E86C1"/>
            <w:sz w:val="28"/>
            <w:szCs w:val="28"/>
            <w:lang w:val="en-US" w:eastAsia="zh-CN"/>
          </w:rPr>
          <w:t>开发</w:t>
        </w:r>
      </w:ins>
      <w:ins w:id="190" w:author="上善若水" w:date="2026-08-19T17:37:04Z">
        <w:r>
          <w:rPr>
            <w:rFonts w:hint="eastAsia"/>
            <w:b/>
            <w:bCs/>
            <w:color w:val="2E86C1"/>
            <w:sz w:val="28"/>
            <w:szCs w:val="28"/>
            <w:lang w:val="en-US" w:eastAsia="zh-CN"/>
          </w:rPr>
          <w:t>-</w:t>
        </w:r>
      </w:ins>
      <w:ins w:id="191" w:author="上善若水" w:date="2026-08-19T17:37:16Z">
        <w:r>
          <w:rPr>
            <w:rFonts w:hint="eastAsia"/>
            <w:b/>
            <w:bCs/>
            <w:color w:val="2E86C1"/>
            <w:sz w:val="28"/>
            <w:szCs w:val="28"/>
            <w:lang w:val="en-US" w:eastAsia="zh-CN"/>
          </w:rPr>
          <w:t>试点示范</w:t>
        </w:r>
      </w:ins>
      <w:ins w:id="192" w:author="上善若水" w:date="2026-08-19T17:37:17Z">
        <w:r>
          <w:rPr>
            <w:rFonts w:hint="eastAsia"/>
            <w:b/>
            <w:bCs/>
            <w:color w:val="2E86C1"/>
            <w:sz w:val="28"/>
            <w:szCs w:val="28"/>
            <w:lang w:val="en-US" w:eastAsia="zh-CN"/>
          </w:rPr>
          <w:t>-</w:t>
        </w:r>
      </w:ins>
      <w:ins w:id="193" w:author="上善若水" w:date="2026-08-19T17:37:26Z">
        <w:r>
          <w:rPr>
            <w:rFonts w:hint="eastAsia"/>
            <w:b/>
            <w:bCs/>
            <w:color w:val="2E86C1"/>
            <w:sz w:val="28"/>
            <w:szCs w:val="28"/>
            <w:lang w:val="en-US" w:eastAsia="zh-CN"/>
          </w:rPr>
          <w:t>迭代-</w:t>
        </w:r>
      </w:ins>
      <w:ins w:id="194" w:author="上善若水" w:date="2026-08-19T17:37:37Z">
        <w:r>
          <w:rPr>
            <w:rFonts w:hint="eastAsia"/>
            <w:b/>
            <w:bCs/>
            <w:color w:val="2E86C1"/>
            <w:sz w:val="28"/>
            <w:szCs w:val="28"/>
            <w:lang w:val="en-US" w:eastAsia="zh-CN"/>
          </w:rPr>
          <w:t>实施</w:t>
        </w:r>
      </w:ins>
      <w:ins w:id="195" w:author="上善若水" w:date="2026-08-19T17:37:38Z">
        <w:r>
          <w:rPr>
            <w:rFonts w:hint="eastAsia"/>
            <w:b/>
            <w:bCs/>
            <w:color w:val="2E86C1"/>
            <w:sz w:val="28"/>
            <w:szCs w:val="28"/>
            <w:lang w:val="en-US" w:eastAsia="zh-CN"/>
          </w:rPr>
          <w:t>-</w:t>
        </w:r>
      </w:ins>
      <w:ins w:id="196" w:author="上善若水" w:date="2026-08-19T17:37:42Z">
        <w:r>
          <w:rPr>
            <w:rFonts w:hint="eastAsia"/>
            <w:b/>
            <w:bCs/>
            <w:color w:val="2E86C1"/>
            <w:sz w:val="28"/>
            <w:szCs w:val="28"/>
            <w:lang w:val="en-US" w:eastAsia="zh-CN"/>
          </w:rPr>
          <w:t>成效-</w:t>
        </w:r>
      </w:ins>
      <w:ins w:id="197" w:author="上善若水" w:date="2026-08-19T17:37:45Z">
        <w:r>
          <w:rPr>
            <w:rFonts w:hint="eastAsia"/>
            <w:b/>
            <w:bCs/>
            <w:color w:val="2E86C1"/>
            <w:sz w:val="28"/>
            <w:szCs w:val="28"/>
            <w:lang w:val="en-US" w:eastAsia="zh-CN"/>
          </w:rPr>
          <w:t>推广</w:t>
        </w:r>
      </w:ins>
      <w:ins w:id="198" w:author="上善若水" w:date="2026-08-19T17:37:48Z">
        <w:r>
          <w:rPr>
            <w:rFonts w:hint="eastAsia"/>
            <w:b/>
            <w:bCs/>
            <w:color w:val="2E86C1"/>
            <w:sz w:val="28"/>
            <w:szCs w:val="28"/>
            <w:lang w:val="en-US" w:eastAsia="zh-CN"/>
          </w:rPr>
          <w:t>反馈</w:t>
        </w:r>
      </w:ins>
    </w:p>
    <w:p w14:paraId="1A22B4B8">
      <w:pPr>
        <w:rPr>
          <w:ins w:id="199" w:author="上善若水" w:date="2026-08-19T17:35:16Z"/>
          <w:rFonts w:hint="default"/>
          <w:b/>
          <w:bCs/>
          <w:color w:val="2E86C1"/>
          <w:sz w:val="28"/>
          <w:szCs w:val="28"/>
          <w:lang w:val="en-US" w:eastAsia="zh-CN"/>
        </w:rPr>
      </w:pPr>
      <w:bookmarkStart w:id="0" w:name="_GoBack"/>
      <w:bookmarkEnd w:id="0"/>
    </w:p>
    <w:p w14:paraId="42C478D8">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rPr>
          <w:ins w:id="200" w:author="上善若水" w:date="2026-08-19T17:35:17Z"/>
          <w:rFonts w:ascii="Arial" w:hAnsi="Arial" w:eastAsia="PingFang SC"/>
          <w:b/>
          <w:bCs/>
          <w:color w:val="2E86C1"/>
          <w:sz w:val="28"/>
          <w:szCs w:val="28"/>
        </w:rPr>
      </w:pPr>
    </w:p>
    <w:p w14:paraId="4D0D58B8">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（一）健康分算法——增强BMHI模型</w:t>
      </w:r>
    </w:p>
    <w:p w14:paraId="39558C5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增强BMHI（Barn Multi-dimensional Health Index）烤房多维健康指数模型，采用AHP层次分析法确定5大部件权重，对每个部件进行”状态分×时效分×评价分“三维量化，加权汇总得到0-100分的健康指数。</w:t>
      </w:r>
    </w:p>
    <w:p w14:paraId="7DEEF08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算法流程：部件状态评分（正常100/异常50/损坏0）→ 时效退化评分（max(0, 100-Δt×k)）→ 人工评价评分（较好80/一般60/较差50/差30）→ 三维加权合成部件分 → 五部件AHP加权汇总 → 0-100健康分</w:t>
      </w:r>
    </w:p>
    <w:p w14:paraId="74906E4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五大部件权重：加热系统W_JR=0.25、温控系统W_SR=0.20、装烟室W_ZK=0.25、整体结构W_ZT=0.20、附属设施W_FS=0.10</w:t>
      </w:r>
    </w:p>
    <w:p w14:paraId="37F6B38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输出结果：0-100健康分，5级健康等级（优良≥90、良好75-90、一般60-75、预警40-60、危险&lt;40），同步至烤房列表展示。</w:t>
      </w:r>
    </w:p>
    <w:p w14:paraId="399E7B02">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8EFA52E">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（二）寿命预测算法——BDRL双段退化模型</w:t>
      </w:r>
    </w:p>
    <w:p w14:paraId="7E54C2EE">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BDRL（Bi-segment Degradation Residual Life）双段退化剩余寿命模型，将烤房退化过程分为”线性退化阶段“和”加速劣化阶段“，引入维修回弹效应修正退化曲线，精准预测剩余寿命。</w:t>
      </w:r>
    </w:p>
    <w:p w14:paraId="6E47064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算法流程：健康分时间序列 → 阈值判断（拐点80分）→ 线性退化阶段退化率计算 → 加速劣化阶段指数退化率计算 → 维修回弹效应修正 → 剩余寿命预测</w:t>
      </w:r>
    </w:p>
    <w:p w14:paraId="2B12C60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输出结果：当前剩余寿命（年）、寿命分布等级（正常/需关注/需维修/紧急维修）、维修建议时间。</w:t>
      </w:r>
    </w:p>
    <w:p w14:paraId="55814FEE">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11FDA45B">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（三）选址算法——AHP+熵权+TOPSIS综合评价</w:t>
      </w:r>
    </w:p>
    <w:p w14:paraId="3471178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基于AHP主观权重、熵权法客观权重和TOPSIS综合评价的多源数据融合选址评价模型，实现8大一级指标量化评分与综合排序。</w:t>
      </w:r>
    </w:p>
    <w:p w14:paraId="267394F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8大一级指标：地形地势15%、水文条件12%、电力保障18%、交通条件10%、烟田匹配20%、环境安全10%、集群效益8%、成本经济7%</w:t>
      </w:r>
    </w:p>
    <w:p w14:paraId="1CAC954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算法流程：指标打分(0-100) → AHP主观权重 × 熵权客观权重 → 组合权重(α=0.6) → TOPSIS贴近度计算 → 4级适宜等级划分</w:t>
      </w:r>
    </w:p>
    <w:p w14:paraId="701FEA9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输出结果：8大指标得分、组合权重、TOPSIS贴近度Ci、适宜等级（高度适宜≥85/适宜70-85/一般55-70/不适宜&lt;55）、综合排名。</w:t>
      </w:r>
    </w:p>
    <w:p w14:paraId="48E6F48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已应用于宜昌市秭归县7乡镇20个候选点的烤房选址评价，自动生成选址报告。</w:t>
      </w:r>
    </w:p>
    <w:p w14:paraId="4843067C">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491EBE44">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（四）调度算法——五因子加权评分</w:t>
      </w:r>
    </w:p>
    <w:p w14:paraId="54314E4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基于五因子加权评分的烤房智能分配算法，综合多维度因素实现烤房的智能匹配和推荐。</w:t>
      </w:r>
    </w:p>
    <w:p w14:paraId="723D775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五因子权重：健康分30%、空闲度25%、容量20%、设备完整度15%、维修历史10%</w:t>
      </w:r>
    </w:p>
    <w:p w14:paraId="37E7FD8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算法流程：烟农提交预约需求 → 系统自动筛选可用烤房 → 五因子加权评分计算 → Top10推荐 + 推荐理由 → 防重机制 + 到期自动释放</w:t>
      </w:r>
    </w:p>
    <w:p w14:paraId="16A0B7E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输出结果：Top10推荐烤房列表、综合评分、推荐理由、分配记录（含烟农、烤房、时间段、状态）。</w:t>
      </w:r>
    </w:p>
    <w:p w14:paraId="2F6D831B">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7EB694D9">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（五）Web系统开发</w:t>
      </w:r>
    </w:p>
    <w:p w14:paraId="7E0C6BC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Web端基于RuoYi框架进行二次开发，后端采用Spring Boot 2.7.18 + MyBatis Plus 3.5.5 + MySQL + Spring Security（JWT鉴权），前端采用Vue 3 + TypeScript + Vite + Element Plus + Tailwind CSS + ECharts。</w:t>
      </w:r>
    </w:p>
    <w:p w14:paraId="66B5A7A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已实现功能模块：烤房基础信息管理（列表/新增/编辑/详情/部件）、烤房分配管理、预约管理、维修工单管理（申请/审批/验收/资金）、团队管理、健康评分管理、寿命预测管理、AI智能助手、BI可视化看板、数字孪生、系统管理（用户/角色/菜单/部门/字典/日志）。</w:t>
      </w:r>
    </w:p>
    <w:p w14:paraId="47D487B1">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06225589">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（六）小程序端开发</w:t>
      </w:r>
    </w:p>
    <w:p w14:paraId="5AF868B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小程序端采用微信原生开发框架，后端采用Flask框架提供API服务，实现与Web端数据库（web_kaoFa）共用，数据实时同步。</w:t>
      </w:r>
    </w:p>
    <w:p w14:paraId="0F9435C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已实现功能：手机号快捷登录、烤房预约/分配、烤房状态查询、维修报修/进度跟踪、AI助手问答、烟农个人信息管理。</w:t>
      </w:r>
    </w:p>
    <w:p w14:paraId="45A4627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小程序端与Web端共用MySQL数据库，数据实时同步，无需人工干预。</w:t>
      </w:r>
    </w:p>
    <w:p w14:paraId="136C2A1F">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4487F935">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（七）BI可视化体系建设</w:t>
      </w:r>
    </w:p>
    <w:p w14:paraId="0DFD23B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基于FineBI、FineVis、FineReport构建多层次BI可视化体系：</w:t>
      </w:r>
    </w:p>
    <w:p w14:paraId="50B5998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FineBI：自助式数据分析，支持烤房健康分布、维修资金分析、利用率分析等交互式BI看板，管理层可自由拖拽分析。</w:t>
      </w:r>
    </w:p>
    <w:p w14:paraId="03660F7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FineVis：高级数据可视化，实现烤房GIS地图、健康热力图、三维可视化等高级图表展示。</w:t>
      </w:r>
    </w:p>
    <w:p w14:paraId="6AC2E6E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FineReport：企业级报表设计，支持定期生成烤房运行报告、维修统计报表、资金使用报表，支持打印和导出。</w:t>
      </w:r>
    </w:p>
    <w:p w14:paraId="2700050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Web端内置ECharts可视化，实现烤房健康热力图、寿命分布图、分配趋势图、维修分析图等实时图表展示。</w:t>
      </w:r>
    </w:p>
    <w:p w14:paraId="5C9AF519">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34DD10C">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（八）AI智能助手——基于Dify</w:t>
      </w:r>
    </w:p>
    <w:p w14:paraId="2BB7C6C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基于Dify开源AI开发平台，结合Vanna Text2SQL框架和DeepSeek大模型，搭建AI智能助手系统。</w:t>
      </w:r>
    </w:p>
    <w:p w14:paraId="4CD2FD7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智能问数：部署Vanna框架实现自然语言转SQL，用户通过对话提问即可查询数据库，支持输出表格、ECharts图表或分析报告。</w:t>
      </w:r>
    </w:p>
    <w:p w14:paraId="71EFEFA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AI助手三端服务：烟农端（烤房预约、维修报修、烘烤指导）、管理者端（全县烤房地图、健康分布、维修资金分配）、维修工端（工单接收、故障定位、维修指引）。</w:t>
      </w:r>
    </w:p>
    <w:p w14:paraId="32497C4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技术路线：Dify工作流 → Vanna Text2SQL → DeepSeek R1推理模型 → 数据库查询 → 结果格式化（表格/图表/报告）。</w:t>
      </w:r>
    </w:p>
    <w:p w14:paraId="534157D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已实现场景：健康分查询、维修建议、资金分配方案、选址决策支持、数据智能分析等。</w:t>
      </w:r>
    </w:p>
    <w:p w14:paraId="0E106995">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21670C85">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五、成果功能说明</w:t>
      </w:r>
    </w:p>
    <w:p w14:paraId="4A3C730D">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（一）共享烤房智能化管理系统（Web端）</w:t>
      </w:r>
    </w:p>
    <w:p w14:paraId="7A78E03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共享烤房智能化管理系统Web端是系统的核心管理门户，基于Vue 3 + Element Plus构建，提供完整的烤房全生命周期管理功能。</w:t>
      </w:r>
    </w:p>
    <w:p w14:paraId="0D68B9B4">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1793E838">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1.烤房管理模块</w:t>
      </w:r>
    </w:p>
    <w:p w14:paraId="06F5C5A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烤房列表：展示全县2422座烤房，支持按区域、状态、类型等多维度筛选，GIS地图标注展示。</w:t>
      </w:r>
    </w:p>
    <w:p w14:paraId="0A3E81E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烤房详情：展示烤房基本信息、部件信息、健康分、剩余寿命、维修记录、分配记录等全维度信息。</w:t>
      </w:r>
    </w:p>
    <w:p w14:paraId="1840A56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烤房新增/编辑：支持新增烤房信息录入，编辑现有烤房基础信息和部件信息。</w:t>
      </w:r>
    </w:p>
    <w:p w14:paraId="4E5593A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烤房部件管理：管理5大类22项部件信息，支持部件状态更新、维修记录关联。</w:t>
      </w:r>
    </w:p>
    <w:p w14:paraId="3161E9BC">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7B625241">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2.烤房分配模块</w:t>
      </w:r>
    </w:p>
    <w:p w14:paraId="14818F5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预约管理：烟农提交预约需求，系统自动匹配空闲烤房，支持预约审核和调度。</w:t>
      </w:r>
    </w:p>
    <w:p w14:paraId="4F54346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分配管理：支持手动分配和智能分配两种模式，智能分配基于五因子加权评分自动推荐Top10烤房。</w:t>
      </w:r>
    </w:p>
    <w:p w14:paraId="050DA70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分配记录：完整记录分配全过程，含分配时间、使用状态、归还时间、评价信息。</w:t>
      </w:r>
    </w:p>
    <w:p w14:paraId="4B3B744B">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12260278">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3.维修管护模块</w:t>
      </w:r>
    </w:p>
    <w:p w14:paraId="5D87576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维修申请：烟农一键报修，填写维修需求和故障描述。</w:t>
      </w:r>
    </w:p>
    <w:p w14:paraId="49E205C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维修审批：管理者在线审批，根据健康分等级和维修优先级决策。</w:t>
      </w:r>
    </w:p>
    <w:p w14:paraId="3957274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维修工单：自动派单至维修团队，工单进度实时可查，支持维修验收评价。</w:t>
      </w:r>
    </w:p>
    <w:p w14:paraId="0FC5B02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资金管理：维修资金按健康等级精准分配，资金使用情况全程可追溯。</w:t>
      </w:r>
    </w:p>
    <w:p w14:paraId="56194C13">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1A5E2439">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4.健康评分模块</w:t>
      </w:r>
    </w:p>
    <w:p w14:paraId="1B5407E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健康分计算：基于增强BMHI模型，自动计算每座烤房0-100健康分。</w:t>
      </w:r>
    </w:p>
    <w:p w14:paraId="69256CB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健康分查看：支持按烤房、区域、时间等多维度查看健康分历史趋势。</w:t>
      </w:r>
    </w:p>
    <w:p w14:paraId="7AC36C5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健康热力图：GIS地图可视化展示全县烤房健康状态分布，管理者一目了然。</w:t>
      </w:r>
    </w:p>
    <w:p w14:paraId="72DBE35E">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05E15C3A">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5.寿命预测模块</w:t>
      </w:r>
    </w:p>
    <w:p w14:paraId="0EC135C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寿命预测：基于BDRL双段退化模型，自动计算每座烤房剩余寿命。</w:t>
      </w:r>
    </w:p>
    <w:p w14:paraId="16B2545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寿命分布：展示全县烤房寿命分布统计，按正常/需关注/需维修/紧急维修四级分类。</w:t>
      </w:r>
    </w:p>
    <w:p w14:paraId="20D999A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更换提醒：剩余寿命触达阈值自动提醒”该换烤房了“。</w:t>
      </w:r>
    </w:p>
    <w:p w14:paraId="1B363414">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5B14BF5">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6.选址评价模块</w:t>
      </w:r>
    </w:p>
    <w:p w14:paraId="400849B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选址评价：基于AHP+熵权+TOPSIS模型，对候选点进行8大指标量化评分和综合排序。</w:t>
      </w:r>
    </w:p>
    <w:p w14:paraId="535E15F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候选点管理：支持候选点新增、编辑、删除，含经纬度、海拔、坡度等空间信息。</w:t>
      </w:r>
    </w:p>
    <w:p w14:paraId="7475FF2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评价报告：一键生成选址评价报告，含指标得分、权重、排名、适宜等级。</w:t>
      </w:r>
    </w:p>
    <w:p w14:paraId="5C58A04F">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737F3FA0">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7.大数据看板</w:t>
      </w:r>
    </w:p>
    <w:p w14:paraId="28A7EE1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Dashboard总览：烤房总数、在线率、健康评分分布、维修工单统计、分配趋势等核心指标一目了然。</w:t>
      </w:r>
    </w:p>
    <w:p w14:paraId="2BC9D39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ECharts可视化：健康热力图、寿命分布图、分配趋势图、维修分析图等实时图表。</w:t>
      </w:r>
    </w:p>
    <w:p w14:paraId="0F280835">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CCC5E5B">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（二）微信小程序端</w:t>
      </w:r>
    </w:p>
    <w:p w14:paraId="46F1943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小程序端面向烟农、技术员和维修工，提供便捷的移动端服务。</w:t>
      </w:r>
    </w:p>
    <w:p w14:paraId="482FB00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手机号快捷登录：基于微信授权手机号自动匹配用户，无需密码登录。</w:t>
      </w:r>
    </w:p>
    <w:p w14:paraId="1D2A1B1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烤房预约：在线提交烤房预约需求，查看预约状态和历史记录。</w:t>
      </w:r>
    </w:p>
    <w:p w14:paraId="19E9CF3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烤房分配：查看个人烤房分配情况，分配状态实时更新。</w:t>
      </w:r>
    </w:p>
    <w:p w14:paraId="7FDB32E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维修报修：一键报修，上传故障照片，跟踪维修进度。</w:t>
      </w:r>
    </w:p>
    <w:p w14:paraId="2E7299B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AI助手：智能问答，查询烤房健康状态、获取烘烤指导、维修建议等。</w:t>
      </w:r>
    </w:p>
    <w:p w14:paraId="42118B8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个人信息：查看和管理个人资料、烤房信息、种植信息等。</w:t>
      </w:r>
    </w:p>
    <w:p w14:paraId="4F64651C">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0CD5017C">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（三）BI可视化看板</w:t>
      </w:r>
    </w:p>
    <w:p w14:paraId="17EA965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基于FineBI/FineVis/FineReport构建多层次BI可视化体系，满足不同角色分析需求。</w:t>
      </w:r>
    </w:p>
    <w:p w14:paraId="016266F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FineBI健康分析看板：自助式烤房健康分析，支持按区域、时间、健康等级等多维度交叉分析。</w:t>
      </w:r>
    </w:p>
    <w:p w14:paraId="18ECEA8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FineVis高级可视化：GIS烤房地图展示、健康热力图、三维可视化、空间数据分析。</w:t>
      </w:r>
    </w:p>
    <w:p w14:paraId="79E77146">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FineReport管理报表：定期生成烤房运行报告、维修统计报表、资金使用报表，支持打印和导出。</w:t>
      </w:r>
    </w:p>
    <w:p w14:paraId="4800F50E">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Web端内置看板：烤房核心指标总览，含健康分分布、维修资金分析、利用率分析、调度效率分析等。</w:t>
      </w:r>
    </w:p>
    <w:p w14:paraId="67654526">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4F8D6FD5">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（四）AI智能助手</w:t>
      </w:r>
    </w:p>
    <w:p w14:paraId="6D53D4F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基于Dify+DeepSeek+Vanna搭建的AI智能助手，服务三类角色：</w:t>
      </w:r>
    </w:p>
    <w:p w14:paraId="4AB7B54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烟农助手：“我的烤房什么时候该维修？”——结合健康分与剩余寿命，给出维修建议与预算预估。</w:t>
      </w:r>
    </w:p>
    <w:p w14:paraId="0A51354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管理者助手：“维修资金如何分配最合理？”——按健康等级排序，输出资金分配方案与优先级。</w:t>
      </w:r>
    </w:p>
    <w:p w14:paraId="45C64AD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维修工助手：“这个烤房哪里坏了？怎么修？”——定位故障部件，提供维修指引与备件建议。</w:t>
      </w:r>
    </w:p>
    <w:p w14:paraId="2EAD11F5">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智能问数：支持自然语言查询数据库，如“查询健康分低于60的烤房数量”“按乡镇统计烤房利用率”等。</w:t>
      </w:r>
    </w:p>
    <w:p w14:paraId="797EB7C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智能报告：根据用户需求自动生成数据分析报告，如“秭归县烤房健康分析报告”。</w:t>
      </w:r>
    </w:p>
    <w:p w14:paraId="45995EC6">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6CB95DE2">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六、结果验证</w:t>
      </w:r>
    </w:p>
    <w:p w14:paraId="43D25B8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本课题在标准化数据采集与融合的基础上，成功构建了覆盖烤房“建、用、管”全生命周期的数智化协同平台，实现了烤房健康分计算准确率达95%以上、寿命预测误差率小于15%、选址评价一键生成、智能调度秒级匹配。</w:t>
      </w:r>
    </w:p>
    <w:p w14:paraId="6357A2A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在深入梳理烤房管理业务流程的基础上，系统于宜昌市烟叶产区成功开展实战应用，首次打通“数据采集—算法分析—智能决策—业务执行”全流程闭环管理，有效解决了传统烤房管理中资源闲置、运维被动、决策靠经验三大痛点。</w:t>
      </w:r>
    </w:p>
    <w:p w14:paraId="465D0AAF">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080F02D0">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关键指标验证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5"/>
        <w:gridCol w:w="3075"/>
        <w:gridCol w:w="3076"/>
      </w:tblGrid>
      <w:tr w14:paraId="33A5964B">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239842EC">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验证指标</w:t>
            </w:r>
          </w:p>
        </w:tc>
        <w:tc>
          <w:tcPr>
            <w:tcW w:w="3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6A1E07E7">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传统模式</w:t>
            </w:r>
          </w:p>
        </w:tc>
        <w:tc>
          <w:tcPr>
            <w:tcW w:w="3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53388F7C">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共享烤房模式</w:t>
            </w:r>
          </w:p>
        </w:tc>
      </w:tr>
      <w:tr w14:paraId="5F8DE219">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C6B0E0">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烤房闲置率</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D021F1">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&gt;80%</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2FDB0F">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&lt;40%</w:t>
            </w:r>
          </w:p>
        </w:tc>
      </w:tr>
      <w:tr w14:paraId="59D65D6F">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F1586E">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烤房分配效率</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DBDD93">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电话逐户询问，耗时数小时</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B98A18">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秒级匹配，Top10推荐</w:t>
            </w:r>
          </w:p>
        </w:tc>
      </w:tr>
      <w:tr w14:paraId="5CFEF384">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B43F9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健康评估方式</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6C972E">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人工巡检、凭感觉</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8AF52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增强BMHI量化打分</w:t>
            </w:r>
          </w:p>
        </w:tc>
      </w:tr>
      <w:tr w14:paraId="0A3B53C4">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31D3EC">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寿命管理方式</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BDE176">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用到坏才修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7ED329">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BDRL预测，提前预警</w:t>
            </w:r>
          </w:p>
        </w:tc>
      </w:tr>
      <w:tr w14:paraId="6C44374B">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48C860">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选址决策方式</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7DFE42">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经验拍板</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FA8B3A">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8大指标量化，自动排序</w:t>
            </w:r>
          </w:p>
        </w:tc>
      </w:tr>
      <w:tr w14:paraId="57CCB18F">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671ED5">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维修及时率</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C9E2F2">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&lt;60%</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AB4384">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&gt;95%</w:t>
            </w:r>
          </w:p>
        </w:tc>
      </w:tr>
      <w:tr w14:paraId="5D5B4C56">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94BD74">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数据管理方式</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666163">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纸质台账/Excel</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3D6D8A">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全链路数字化</w:t>
            </w:r>
          </w:p>
        </w:tc>
      </w:tr>
    </w:tbl>
    <w:p w14:paraId="2E042A89">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837AD5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综上，本课题基于湖北省烟草公司宜昌市公司实际业务场景，成功构建了集数据采集、算法分析、智能决策与业务协同于一体的“共享烤房”建用管一体化数智协同平台，通过技术赋能实现了烤房管理的数字化、智能化转型，全面达成项目预期目标，具备良好的推广价值和应用前景。</w:t>
      </w:r>
    </w:p>
    <w:p w14:paraId="6F3B680A">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024C68AE">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七、总结评估</w:t>
      </w:r>
    </w:p>
    <w:p w14:paraId="77C53998">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（一）创新成效</w:t>
      </w:r>
    </w:p>
    <w:p w14:paraId="1526C7E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该系统2025年开始研发，目前已接入烤房2422座，在宜昌市烟叶产区全面推广应用。</w:t>
      </w:r>
    </w:p>
    <w:p w14:paraId="1112E4F0">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2E26283C">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1.管理方面</w:t>
      </w:r>
    </w:p>
    <w:p w14:paraId="69E2FC3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本课题成功构建了覆盖烤房“建、用、管”全生命周期的数智化协同平台，实现了从“经验驱动”到“数据驱动”的管理模式根本转变。</w:t>
      </w:r>
    </w:p>
    <w:p w14:paraId="0E5C75D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通过健康分算法和寿命预测模型，实现了维修资金的精准投放，避免了“撒胡椒面”式的资金分配方式，资金使用效率提升50%以上。</w:t>
      </w:r>
    </w:p>
    <w:p w14:paraId="2F77DFA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通过智能调度算法，实现了烤房资源的跨村共享和动态调配，烤房闲置率显著下降，资产利用率大幅提升。</w:t>
      </w:r>
    </w:p>
    <w:p w14:paraId="491D74E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通过科学选址模型，为新建烤房提供了数据量化决策依据，避免了盲目建设和资金浪费。</w:t>
      </w:r>
    </w:p>
    <w:p w14:paraId="595B543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通过全链路数字化管理，实现了烤房维修记录、分配记录、健康记录的全生命周期可追溯。</w:t>
      </w:r>
    </w:p>
    <w:p w14:paraId="558B4B74">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5C78A7EE">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2.技术方面</w:t>
      </w:r>
    </w:p>
    <w:p w14:paraId="3B6D741F">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采用Spring Boot + Vue 3成熟技术栈，基于RuoYi框架进行二次开发，构建了稳定可靠的后端服务体系和流畅的前端交互体验。</w:t>
      </w:r>
    </w:p>
    <w:p w14:paraId="2688287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通过增强BMHI健康分算法，实现了烤房健康状态的实时量化评估，替代了传统的人工巡检判断。</w:t>
      </w:r>
    </w:p>
    <w:p w14:paraId="440E2B0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通过BDRL双段退化寿命预测模型，实现了烤房剩余寿命的精准预测和维修更换的提前预警。</w:t>
      </w:r>
    </w:p>
    <w:p w14:paraId="71EC144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通过AHP+熵权+TOPSIS多源数据融合选址模型，实现了烤房选址的量化评价和科学决策。</w:t>
      </w:r>
    </w:p>
    <w:p w14:paraId="2226713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通过五因子加权评分调度算法，实现了烤房分配的智能匹配和秒级推荐。</w:t>
      </w:r>
    </w:p>
    <w:p w14:paraId="40B0362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通过Dify+DeepSeek+Vanna搭建AI智能助手，实现了自然语言查询数据库、智能生成图表和分析报告的AI赋能。</w:t>
      </w:r>
    </w:p>
    <w:p w14:paraId="35A7175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通过FineBI/FineVis/FineReport构建多层次BI可视化体系，满足不同角色、不同场景的数据分析需求。</w:t>
      </w:r>
    </w:p>
    <w:p w14:paraId="47416A8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小程序端与Web端共用数据库，数据实时同步，前后端分离架构，系统具有良好的可扩展性和可维护性。</w:t>
      </w:r>
    </w:p>
    <w:p w14:paraId="34973B3C">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46C259BD">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3.功能方面</w:t>
      </w:r>
    </w:p>
    <w:p w14:paraId="13B0661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实现了烤房“建、用、管”全生命周期数字化管理，覆盖2422座烤房、5大类22项部件信息。</w:t>
      </w:r>
    </w:p>
    <w:p w14:paraId="2821A3A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健康分算法实现0-100分量化评估，5级健康等级自动分级，健康热力图GIS可视化展示。</w:t>
      </w:r>
    </w:p>
    <w:p w14:paraId="5AD1E28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寿命预测模型实现剩余寿命精准预测，4级寿命预警等级，提前不少于6个月预警。</w:t>
      </w:r>
    </w:p>
    <w:p w14:paraId="1DB4E95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科学选址模型实现8大指标量化评价，4级适宜等级划分，一键生成选址报告。</w:t>
      </w:r>
    </w:p>
    <w:p w14:paraId="7EDDAAC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智能调度算法实现秒级匹配，五因子加权评分，Top10推荐，防重机制保障。</w:t>
      </w:r>
    </w:p>
    <w:p w14:paraId="391BFF9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AI智能助手三端服务，烟农、管理者、维修工各得其所，智能问数支持任意维度数据查询。</w:t>
      </w:r>
    </w:p>
    <w:p w14:paraId="39C493F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BI可视化体系多层次覆盖，从管理层看板到一线操作界面，数据驱动决策。</w:t>
      </w:r>
    </w:p>
    <w:p w14:paraId="33680CCF">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10E03D4">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（二）应用前景</w:t>
      </w:r>
    </w:p>
    <w:p w14:paraId="4ECBD0E9">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本项目解决了传统烤房管理中“资源闲置、运维被动、决策靠经验”三大痛点，通过数智化手段实现了烤房从选址、建设、使用到维护的全流程优化，具有广阔的应用前景。</w:t>
      </w:r>
    </w:p>
    <w:p w14:paraId="14BD3EAE">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37C69DA6">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1.全省推广价值</w:t>
      </w:r>
    </w:p>
    <w:p w14:paraId="005CB8D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项目成果可复制推广至全省各烟叶产区，构建全省范围内的共享烤房网络。各产区可根据本地实际，灵活配置算法参数和评价指标，快速部署上线。系统采用模块化设计，支持功能扩展和定制化开发，适应不同地区的个性化需求。</w:t>
      </w:r>
    </w:p>
    <w:p w14:paraId="3CC1E6E2">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3A12D6CD">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2.空间数据深度融合</w:t>
      </w:r>
    </w:p>
    <w:p w14:paraId="3467690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未来接入真实DEM高程、电网GIS、路网、烟田分布等空间数据，对选址模型进行深度优化，提升评价精度和实用性。探索三维GIS可视化，实现烤房数字孪生。</w:t>
      </w:r>
    </w:p>
    <w:p w14:paraId="2BCC9FE3">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707A309C">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3.AI模型持续升级</w:t>
      </w:r>
    </w:p>
    <w:p w14:paraId="5C74AA47">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引入随机森林、XGBoost等机器学习模型，训练适宜性预测模型，从规则驱动向数据驱动演进。在预警预测方面，结合气象大模型，实现自然灾害预警、烤房防灾预警等前置预警功能。</w:t>
      </w:r>
    </w:p>
    <w:p w14:paraId="0E14F2F8">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3FB232F5">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4.数字孪生烤房</w:t>
      </w:r>
    </w:p>
    <w:p w14:paraId="6E061B0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探索三维可视化数字孪生烤房，实现烤房全生命周期可视化展示。结合物联网传感器实时数据，在数字孪生环境中模拟烤房运行状态，为运维决策提供更直观的支撑。</w:t>
      </w:r>
    </w:p>
    <w:p w14:paraId="3ACEE55A">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7C94DB5">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5.绿色低碳监测</w:t>
      </w:r>
    </w:p>
    <w:p w14:paraId="3954FC6C">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接入碳排放监测设备，实现烤房烘烤过程的碳排放监测和节能分析，助力“双碳”目标在烟叶烘烤环节落地。</w:t>
      </w:r>
    </w:p>
    <w:p w14:paraId="58C92D3E">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44986E71">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6.跨区域共享网络</w:t>
      </w:r>
    </w:p>
    <w:p w14:paraId="45D23A6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从县域走向区域，构建更大范围的共享烤房网络，实现跨县、跨市的烤房资源协同调度，最大程度盘活存量烤房资产。</w:t>
      </w:r>
    </w:p>
    <w:p w14:paraId="01161573">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C5A3944">
      <w:pPr>
        <w:pStyle w:val="3"/>
        <w:keepNext w:val="0"/>
        <w:keepLines w:val="0"/>
        <w:pageBreakBefore w:val="0"/>
        <w:kinsoku/>
        <w:wordWrap/>
        <w:overflowPunct/>
        <w:topLinePunct w:val="0"/>
        <w:autoSpaceDE/>
        <w:autoSpaceDN/>
        <w:bidi w:val="0"/>
        <w:adjustRightInd/>
        <w:snapToGrid/>
        <w:spacing w:before="280" w:after="200"/>
        <w:ind w:firstLine="561" w:firstLineChars="200"/>
        <w:textAlignment w:val="auto"/>
      </w:pPr>
      <w:r>
        <w:rPr>
          <w:rFonts w:ascii="Arial" w:hAnsi="Arial" w:eastAsia="PingFang SC"/>
          <w:b/>
          <w:bCs/>
          <w:color w:val="2E86C1"/>
          <w:sz w:val="28"/>
          <w:szCs w:val="28"/>
        </w:rPr>
        <w:t>（三）总结及打算</w:t>
      </w:r>
    </w:p>
    <w:p w14:paraId="5D7AB5A2">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本项目完全自主研发了共享烤房智能化管理系统（Web端+小程序端）、BI数据可视化看板（FineBI/FineVis/FineReport）、AI智能助手（Dify）、烤房健康分与寿命预测算法、烤房智能分配算法、烤房科学选址算法等六大核心成果。围绕烤房“建、用、管”全生命周期，实现了从数据采集、智能分析到决策辅助的全链路数智化升级，为烟农、技术员、管理者提供了全方位数智化服务。</w:t>
      </w:r>
    </w:p>
    <w:p w14:paraId="2B0509B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下一步，拟从以下三个方面持续深化：</w:t>
      </w:r>
    </w:p>
    <w:p w14:paraId="58934E0D">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75F947BA">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1.深化AI预警预测能力</w:t>
      </w:r>
    </w:p>
    <w:p w14:paraId="22B6C03A">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引入气象大模型和自然灾害预警模型，实现烤房防灾预警、自然灾害影响评估等前置预警功能。结合历史维修数据训练更精准的故障预测模型，从事后维修走向预测性维护。</w:t>
      </w:r>
    </w:p>
    <w:p w14:paraId="14CAD351">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73839956">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2.提升智能化报告能力</w:t>
      </w:r>
    </w:p>
    <w:p w14:paraId="54A5606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基于AI大模型，实现定制化分析报告、年度运行报告、专题分析报告的自动生成，为管理层提供更丰富、更深入的决策依据。</w:t>
      </w:r>
    </w:p>
    <w:p w14:paraId="505196BD">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2DF5EE6">
      <w:pPr>
        <w:pStyle w:val="4"/>
        <w:keepNext w:val="0"/>
        <w:keepLines w:val="0"/>
        <w:pageBreakBefore w:val="0"/>
        <w:kinsoku/>
        <w:wordWrap/>
        <w:overflowPunct/>
        <w:topLinePunct w:val="0"/>
        <w:autoSpaceDE/>
        <w:autoSpaceDN/>
        <w:bidi w:val="0"/>
        <w:adjustRightInd/>
        <w:snapToGrid/>
        <w:spacing w:before="200" w:after="160"/>
        <w:ind w:firstLine="480" w:firstLineChars="200"/>
        <w:textAlignment w:val="auto"/>
      </w:pPr>
      <w:r>
        <w:rPr>
          <w:rFonts w:ascii="Arial" w:hAnsi="Arial" w:eastAsia="PingFang SC"/>
          <w:b/>
          <w:bCs/>
          <w:color w:val="333333"/>
          <w:sz w:val="24"/>
          <w:szCs w:val="24"/>
        </w:rPr>
        <w:t>3.拓展三端服务深度</w:t>
      </w:r>
    </w:p>
    <w:p w14:paraId="331D4084">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sz w:val="22"/>
          <w:szCs w:val="22"/>
        </w:rPr>
        <w:t>持续优化烟农端、管理者端、维修工端的使用体验，增加更多智能化功能，如语音交互、智能预警推送、个性化推荐等，让每一个角色都能在共享烤房平台中获得最大价值。</w:t>
      </w:r>
    </w:p>
    <w:p w14:paraId="3F5345C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以数据为引擎，让绿色烟叶烘烤更智慧、更高效、更可持续——让每一间烤房发挥最大价值。</w:t>
      </w:r>
    </w:p>
    <w:p w14:paraId="60823380">
      <w:pPr>
        <w:keepNext w:val="0"/>
        <w:keepLines w:val="0"/>
        <w:pageBreakBefore w:val="0"/>
        <w:kinsoku/>
        <w:wordWrap/>
        <w:overflowPunct/>
        <w:topLinePunct w:val="0"/>
        <w:autoSpaceDE/>
        <w:autoSpaceDN/>
        <w:bidi w:val="0"/>
        <w:adjustRightInd/>
        <w:snapToGrid/>
        <w:ind w:firstLine="440" w:firstLineChars="200"/>
        <w:textAlignment w:val="auto"/>
      </w:pPr>
      <w:r>
        <w:br w:type="page"/>
      </w:r>
    </w:p>
    <w:p w14:paraId="6ADA04C8">
      <w:pPr>
        <w:pStyle w:val="2"/>
        <w:keepNext w:val="0"/>
        <w:keepLines w:val="0"/>
        <w:pageBreakBefore w:val="0"/>
        <w:kinsoku/>
        <w:wordWrap/>
        <w:overflowPunct/>
        <w:topLinePunct w:val="0"/>
        <w:autoSpaceDE/>
        <w:autoSpaceDN/>
        <w:bidi w:val="0"/>
        <w:adjustRightInd/>
        <w:snapToGrid/>
        <w:spacing w:before="360" w:after="240"/>
        <w:ind w:firstLine="641" w:firstLineChars="200"/>
        <w:textAlignment w:val="auto"/>
      </w:pPr>
      <w:r>
        <w:rPr>
          <w:rFonts w:ascii="Arial" w:hAnsi="Arial" w:eastAsia="PingFang SC"/>
          <w:b/>
          <w:bCs/>
          <w:color w:val="1A5276"/>
          <w:sz w:val="32"/>
          <w:szCs w:val="32"/>
        </w:rPr>
        <w:t>附录：共享烤房技术架构图</w:t>
      </w:r>
    </w:p>
    <w:p w14:paraId="6337DCA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一、技术架构总览</w:t>
      </w:r>
    </w:p>
    <w:p w14:paraId="78889050">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底座采集层：低代码手机采集（经纬相机、扫码、表单）、物联网传感器（温湿度、功率、门磁）、称重数据系统、GIS/DEM空间数据、外部数据接入、AI生成</w:t>
      </w:r>
    </w:p>
    <w:p w14:paraId="6FF9A67E">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平台服务层：MySQL核心数据库、统一数据服务（API、同步、权限）、算法服务引擎（计算、调度、落库）</w:t>
      </w:r>
    </w:p>
    <w:p w14:paraId="6DD3C191">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算法分析层：增强BMHI健康分算法、BDRL寿命预测算法、AHP+熵权+TOPSIS选址算法、五因子加权调度算法</w:t>
      </w:r>
    </w:p>
    <w:p w14:paraId="0A45BBCB">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流程协同层：智能调度闭环（分配→调剂→归还）、管护维修闭环（预警→工单→维修→验收）、选址规划闭环（选点→评分→报告）</w:t>
      </w:r>
    </w:p>
    <w:p w14:paraId="450427F8">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color w:val="333333"/>
          <w:sz w:val="22"/>
          <w:szCs w:val="22"/>
        </w:rPr>
        <w:t>门户应用层：Web管理端、小程序端、BI可视化看板（FineBI/FineVis/FineReport）、AI智能助手（Dify）</w:t>
      </w:r>
    </w:p>
    <w:p w14:paraId="42378B42">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41E96893">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二、技术栈清单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30"/>
        <w:gridCol w:w="2290"/>
        <w:gridCol w:w="3806"/>
      </w:tblGrid>
      <w:tr w14:paraId="13A235BF">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5C51EBB3">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技术工具</w:t>
            </w:r>
          </w:p>
        </w:tc>
        <w:tc>
          <w:tcPr>
            <w:tcW w:w="24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6F7FF4E2">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类别</w:t>
            </w:r>
          </w:p>
        </w:tc>
        <w:tc>
          <w:tcPr>
            <w:tcW w:w="42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62373F2A">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说明</w:t>
            </w:r>
          </w:p>
        </w:tc>
      </w:tr>
      <w:tr w14:paraId="6DFD0D50">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DAADBA">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Spring Boot 2.7.18</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D0C738">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后端框架</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BFD5F2">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微服务架构，提供RESTful API，集成Spring Security JWT鉴权</w:t>
            </w:r>
          </w:p>
        </w:tc>
      </w:tr>
      <w:tr w14:paraId="48D5BF65">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DD7586">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Vue 3 + TypeScript</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7C1DD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前端框架</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238B9B">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响应式Web界面，Element Plus组件库，Tailwind CSS样式</w:t>
            </w:r>
          </w:p>
        </w:tc>
      </w:tr>
      <w:tr w14:paraId="2CA4B36E">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70CDF9">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MySQL 8.0</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B50E02">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数据库</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31B0BF">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核心数据存储，存储烤房、用户、工单、分配等全量业务数据</w:t>
            </w:r>
          </w:p>
        </w:tc>
      </w:tr>
      <w:tr w14:paraId="31DC8A74">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0B808A">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MyBatis Plus 3.5.5</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0CE1C0">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ORM框架</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E29612">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简化数据库操作，支持分页、条件查询等</w:t>
            </w:r>
          </w:p>
        </w:tc>
      </w:tr>
      <w:tr w14:paraId="58874F60">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555377">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微信小程序</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8B5C49">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移动端</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007D89">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Flask后端API，与Web端共用数据库，数据实时同步</w:t>
            </w:r>
          </w:p>
        </w:tc>
      </w:tr>
      <w:tr w14:paraId="055E2597">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0B38F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FineBI/FineVis/FineReport</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AB6E56">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BI工具</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2E0B5B">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自助式BI分析、高级可视化、企业级报表</w:t>
            </w:r>
          </w:p>
        </w:tc>
      </w:tr>
      <w:tr w14:paraId="47F847EA">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51056B">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Dify</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60EC99">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AI平台</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41BA92">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开源AI工作流平台，搭建智能问答和数据分析工作流</w:t>
            </w:r>
          </w:p>
        </w:tc>
      </w:tr>
      <w:tr w14:paraId="085A39B2">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206278">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DeepSeek R1</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87017B">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大模型</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06F30E">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推理模型，用于智能问数和数据分析</w:t>
            </w:r>
          </w:p>
        </w:tc>
      </w:tr>
      <w:tr w14:paraId="319B72AE">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B141AF">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Vanna</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38BD8F">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Text2SQL</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6184D3">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自然语言转SQL框架，实现智能问数</w:t>
            </w:r>
          </w:p>
        </w:tc>
      </w:tr>
      <w:tr w14:paraId="7023235B">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182ED2">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ECharts</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19D302">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可视化库</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759DD9">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Web端实时图表展示，支持健康热力图等高级图表</w:t>
            </w:r>
          </w:p>
        </w:tc>
      </w:tr>
      <w:tr w14:paraId="0ACEBC7F">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D72C96">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Leaflet / 高德地图</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87507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color w:val="333333"/>
                <w:sz w:val="20"/>
                <w:szCs w:val="20"/>
              </w:rPr>
              <w:t>GIS引擎</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846578">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烤房GIS地图标注、健康热力图空间展示</w:t>
            </w:r>
          </w:p>
        </w:tc>
      </w:tr>
    </w:tbl>
    <w:p w14:paraId="7C88F406">
      <w:pPr>
        <w:keepNext w:val="0"/>
        <w:keepLines w:val="0"/>
        <w:pageBreakBefore w:val="0"/>
        <w:kinsoku/>
        <w:wordWrap/>
        <w:overflowPunct/>
        <w:topLinePunct w:val="0"/>
        <w:autoSpaceDE/>
        <w:autoSpaceDN/>
        <w:bidi w:val="0"/>
        <w:adjustRightInd/>
        <w:snapToGrid/>
        <w:spacing w:before="200"/>
        <w:ind w:firstLine="440" w:firstLineChars="200"/>
        <w:textAlignment w:val="auto"/>
      </w:pPr>
    </w:p>
    <w:p w14:paraId="69F34B1D">
      <w:pPr>
        <w:keepNext w:val="0"/>
        <w:keepLines w:val="0"/>
        <w:pageBreakBefore w:val="0"/>
        <w:kinsoku/>
        <w:wordWrap/>
        <w:overflowPunct/>
        <w:topLinePunct w:val="0"/>
        <w:autoSpaceDE/>
        <w:autoSpaceDN/>
        <w:bidi w:val="0"/>
        <w:adjustRightInd/>
        <w:snapToGrid/>
        <w:spacing w:before="120" w:after="120" w:line="360" w:lineRule="auto"/>
        <w:ind w:firstLine="440" w:firstLineChars="200"/>
        <w:jc w:val="left"/>
        <w:textAlignment w:val="auto"/>
      </w:pPr>
      <w:r>
        <w:rPr>
          <w:rFonts w:ascii="Arial" w:hAnsi="Arial" w:eastAsia="PingFang SC"/>
          <w:b/>
          <w:bCs/>
          <w:sz w:val="22"/>
          <w:szCs w:val="22"/>
        </w:rPr>
        <w:t>三、数据模型一览</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5"/>
        <w:gridCol w:w="6151"/>
      </w:tblGrid>
      <w:tr w14:paraId="271D7605">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7B531F60">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模型/算法</w:t>
            </w:r>
          </w:p>
        </w:tc>
        <w:tc>
          <w:tcPr>
            <w:tcW w:w="6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100" w:type="dxa"/>
              <w:bottom w:w="60" w:type="dxa"/>
              <w:right w:w="100" w:type="dxa"/>
            </w:tcMar>
            <w:vAlign w:val="center"/>
          </w:tcPr>
          <w:p w14:paraId="08BD61B4">
            <w:pPr>
              <w:keepNext w:val="0"/>
              <w:keepLines w:val="0"/>
              <w:pageBreakBefore w:val="0"/>
              <w:kinsoku/>
              <w:wordWrap/>
              <w:overflowPunct/>
              <w:topLinePunct w:val="0"/>
              <w:autoSpaceDE/>
              <w:autoSpaceDN/>
              <w:bidi w:val="0"/>
              <w:adjustRightInd/>
              <w:snapToGrid/>
              <w:ind w:firstLine="400" w:firstLineChars="200"/>
              <w:jc w:val="center"/>
              <w:textAlignment w:val="auto"/>
            </w:pPr>
            <w:r>
              <w:rPr>
                <w:rFonts w:ascii="Arial" w:hAnsi="Arial" w:eastAsia="PingFang SC"/>
                <w:b/>
                <w:bCs/>
                <w:color w:val="FFFFFF"/>
                <w:sz w:val="20"/>
                <w:szCs w:val="20"/>
              </w:rPr>
              <w:t>输入输出</w:t>
            </w:r>
          </w:p>
        </w:tc>
      </w:tr>
      <w:tr w14:paraId="283A5DB8">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D86A0B">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增强BMHI健康分</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A4CD23">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输入：4大部件18类子部件状态+修复年份+评价 → 输出：0-100健康分+5级等级</w:t>
            </w:r>
          </w:p>
        </w:tc>
      </w:tr>
      <w:tr w14:paraId="3BDB9DDA">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7D0B0D">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BDRL寿命预测</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F515B3">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输入：房龄+健康分+维修次数 → 输出：剩余寿命+4级预警等级</w:t>
            </w:r>
          </w:p>
        </w:tc>
      </w:tr>
      <w:tr w14:paraId="757EFFCD">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5CDD5B">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AHP+熵权+TOPSIS选址</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5B5A7A">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输入：8大指标得分（海拔/坡度/距路/距电/烟田面积等）→ 输出：适宜等级+综合排名</w:t>
            </w:r>
          </w:p>
        </w:tc>
      </w:tr>
      <w:tr w14:paraId="3D58CA8B">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71147A">
            <w:pPr>
              <w:keepNext w:val="0"/>
              <w:keepLines w:val="0"/>
              <w:pageBreakBefore w:val="0"/>
              <w:kinsoku/>
              <w:wordWrap/>
              <w:overflowPunct/>
              <w:topLinePunct w:val="0"/>
              <w:autoSpaceDE/>
              <w:autoSpaceDN/>
              <w:bidi w:val="0"/>
              <w:adjustRightInd/>
              <w:snapToGrid/>
              <w:spacing w:before="40" w:after="40"/>
              <w:ind w:firstLine="400" w:firstLineChars="200"/>
              <w:jc w:val="center"/>
              <w:textAlignment w:val="auto"/>
            </w:pPr>
            <w:r>
              <w:rPr>
                <w:rFonts w:ascii="Arial" w:hAnsi="Arial" w:eastAsia="PingFang SC"/>
                <w:b/>
                <w:bCs/>
                <w:color w:val="333333"/>
                <w:sz w:val="20"/>
                <w:szCs w:val="20"/>
              </w:rPr>
              <w:t>五因子加权调度</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3C36B5">
            <w:pPr>
              <w:keepNext w:val="0"/>
              <w:keepLines w:val="0"/>
              <w:pageBreakBefore w:val="0"/>
              <w:kinsoku/>
              <w:wordWrap/>
              <w:overflowPunct/>
              <w:topLinePunct w:val="0"/>
              <w:autoSpaceDE/>
              <w:autoSpaceDN/>
              <w:bidi w:val="0"/>
              <w:adjustRightInd/>
              <w:snapToGrid/>
              <w:spacing w:before="40" w:after="40"/>
              <w:ind w:firstLine="400" w:firstLineChars="200"/>
              <w:jc w:val="left"/>
              <w:textAlignment w:val="auto"/>
            </w:pPr>
            <w:r>
              <w:rPr>
                <w:rFonts w:ascii="Arial" w:hAnsi="Arial" w:eastAsia="PingFang SC"/>
                <w:color w:val="333333"/>
                <w:sz w:val="20"/>
                <w:szCs w:val="20"/>
              </w:rPr>
              <w:t>输入：健康分30%+空闲度25%+容量20%+完整度15%+历史10% → 输出：Top10推荐</w:t>
            </w:r>
          </w:p>
        </w:tc>
      </w:tr>
    </w:tbl>
    <w:p w14:paraId="66E64380">
      <w:pPr>
        <w:keepNext w:val="0"/>
        <w:keepLines w:val="0"/>
        <w:pageBreakBefore w:val="0"/>
        <w:kinsoku/>
        <w:wordWrap/>
        <w:overflowPunct/>
        <w:topLinePunct w:val="0"/>
        <w:autoSpaceDE/>
        <w:autoSpaceDN/>
        <w:bidi w:val="0"/>
        <w:adjustRightInd/>
        <w:snapToGrid/>
        <w:ind w:firstLine="440" w:firstLineChars="200"/>
        <w:textAlignment w:val="auto"/>
      </w:pP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8D871">
    <w:pPr>
      <w:jc w:val="center"/>
    </w:pPr>
    <w:r>
      <w:rPr>
        <w:rFonts w:ascii="Arial" w:hAnsi="Arial" w:eastAsia="PingFang SC"/>
        <w:color w:val="999999"/>
        <w:sz w:val="18"/>
        <w:szCs w:val="18"/>
      </w:rPr>
      <w:t xml:space="preserve">第 </w:t>
    </w:r>
    <w:r>
      <w:rPr>
        <w:rFonts w:ascii="Arial" w:hAnsi="Arial" w:eastAsia="PingFang SC"/>
        <w:color w:val="999999"/>
        <w:sz w:val="18"/>
        <w:szCs w:val="18"/>
      </w:rPr>
      <w:fldChar w:fldCharType="begin"/>
    </w:r>
    <w:r>
      <w:rPr>
        <w:rFonts w:ascii="Arial" w:hAnsi="Arial" w:eastAsia="PingFang SC"/>
        <w:color w:val="999999"/>
        <w:sz w:val="18"/>
        <w:szCs w:val="18"/>
      </w:rPr>
      <w:instrText xml:space="preserve">PAGE</w:instrText>
    </w:r>
    <w:r>
      <w:rPr>
        <w:rFonts w:ascii="Arial" w:hAnsi="Arial" w:eastAsia="PingFang SC"/>
        <w:color w:val="999999"/>
        <w:sz w:val="18"/>
        <w:szCs w:val="18"/>
      </w:rPr>
      <w:fldChar w:fldCharType="separate"/>
    </w:r>
    <w:r>
      <w:rPr>
        <w:rFonts w:ascii="Arial" w:hAnsi="Arial" w:eastAsia="PingFang SC"/>
        <w:color w:val="999999"/>
        <w:sz w:val="18"/>
        <w:szCs w:val="18"/>
      </w:rPr>
      <w:fldChar w:fldCharType="end"/>
    </w:r>
    <w:r>
      <w:rPr>
        <w:rFonts w:ascii="Arial" w:hAnsi="Arial" w:eastAsia="PingFang SC"/>
        <w:color w:val="999999"/>
        <w:sz w:val="18"/>
        <w:szCs w:val="18"/>
      </w:rPr>
      <w:t xml:space="preserve"> 页</w: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上善若水">
    <w15:presenceInfo w15:providerId="WPS Office" w15:userId="111929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isplayBackgroundShape w:val="1"/>
  <w:trackRevisions w:val="1"/>
  <w:documentProtection w:enforcement="0"/>
  <w:compat>
    <w:useFELayout/>
    <w:compatSetting w:name="compatibilityMode" w:uri="http://schemas.microsoft.com/office/word" w:val="15"/>
  </w:compat>
  <w:rsids>
    <w:rsidRoot w:val="00000000"/>
    <w:rsid w:val="0F62AC80"/>
    <w:rsid w:val="1CF26DBF"/>
    <w:rsid w:val="25FF9E9C"/>
    <w:rsid w:val="2F6F8D10"/>
    <w:rsid w:val="30F61307"/>
    <w:rsid w:val="37DD5F43"/>
    <w:rsid w:val="3F5ECF1B"/>
    <w:rsid w:val="3F695059"/>
    <w:rsid w:val="43E957FB"/>
    <w:rsid w:val="46FAB45D"/>
    <w:rsid w:val="4AF73260"/>
    <w:rsid w:val="4DDFB24E"/>
    <w:rsid w:val="4DE7FE1C"/>
    <w:rsid w:val="4FEF09EF"/>
    <w:rsid w:val="578B3F0B"/>
    <w:rsid w:val="57FFC56C"/>
    <w:rsid w:val="5BE748D3"/>
    <w:rsid w:val="5EFFC094"/>
    <w:rsid w:val="5F7FD4B3"/>
    <w:rsid w:val="5FCF9A0B"/>
    <w:rsid w:val="63FFD341"/>
    <w:rsid w:val="67F183C9"/>
    <w:rsid w:val="67FD4629"/>
    <w:rsid w:val="6B3F005D"/>
    <w:rsid w:val="6EEF94E1"/>
    <w:rsid w:val="6F379A0A"/>
    <w:rsid w:val="6F7D0C89"/>
    <w:rsid w:val="6FBC0784"/>
    <w:rsid w:val="733B99D1"/>
    <w:rsid w:val="73A8F75A"/>
    <w:rsid w:val="7576E719"/>
    <w:rsid w:val="77FF7B69"/>
    <w:rsid w:val="7AFE189E"/>
    <w:rsid w:val="7CE13260"/>
    <w:rsid w:val="7CFD7D96"/>
    <w:rsid w:val="7DD736E6"/>
    <w:rsid w:val="7DFB0EAC"/>
    <w:rsid w:val="7DFF6F4C"/>
    <w:rsid w:val="7DFFEFD8"/>
    <w:rsid w:val="7EB76B5F"/>
    <w:rsid w:val="7ED70845"/>
    <w:rsid w:val="7EEA47F2"/>
    <w:rsid w:val="7F7F7AFF"/>
    <w:rsid w:val="7F986322"/>
    <w:rsid w:val="7FB7C731"/>
    <w:rsid w:val="7FBFF0F4"/>
    <w:rsid w:val="8CBFC10E"/>
    <w:rsid w:val="9B7E23DD"/>
    <w:rsid w:val="9F7DF874"/>
    <w:rsid w:val="9FFFC38A"/>
    <w:rsid w:val="B7957B6A"/>
    <w:rsid w:val="B7DF355E"/>
    <w:rsid w:val="BBABC9FF"/>
    <w:rsid w:val="BD7FE621"/>
    <w:rsid w:val="BFBFB62A"/>
    <w:rsid w:val="BFFF2FF5"/>
    <w:rsid w:val="CB58110A"/>
    <w:rsid w:val="CEFA1A0B"/>
    <w:rsid w:val="D9AEFCB8"/>
    <w:rsid w:val="D9D81AD8"/>
    <w:rsid w:val="DBDB69FD"/>
    <w:rsid w:val="DBF515D3"/>
    <w:rsid w:val="DBFFB93F"/>
    <w:rsid w:val="DC9F0733"/>
    <w:rsid w:val="DDFE8ACC"/>
    <w:rsid w:val="DE6B5368"/>
    <w:rsid w:val="DF5D219D"/>
    <w:rsid w:val="DFB53B2C"/>
    <w:rsid w:val="E2FF6F53"/>
    <w:rsid w:val="E68E1879"/>
    <w:rsid w:val="EBBB37B2"/>
    <w:rsid w:val="ED782826"/>
    <w:rsid w:val="EDFFE1A4"/>
    <w:rsid w:val="EFA9D65A"/>
    <w:rsid w:val="F75C27BC"/>
    <w:rsid w:val="F7DE33FF"/>
    <w:rsid w:val="F879194B"/>
    <w:rsid w:val="FA87FF6B"/>
    <w:rsid w:val="FADD0FA6"/>
    <w:rsid w:val="FBDF7F5A"/>
    <w:rsid w:val="FCBF51CE"/>
    <w:rsid w:val="FCEFEC49"/>
    <w:rsid w:val="FE3DD879"/>
    <w:rsid w:val="FEBFBFD3"/>
    <w:rsid w:val="FF28500E"/>
    <w:rsid w:val="FF86A36A"/>
    <w:rsid w:val="FFE7907F"/>
    <w:rsid w:val="FFF209A7"/>
    <w:rsid w:val="FFFB2D30"/>
    <w:rsid w:val="FFFE8B37"/>
    <w:rsid w:val="FFFF3788"/>
    <w:rsid w:val="FFFF5554"/>
    <w:rsid w:val="FFFFFE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PingFang SC"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PingFang SC"/>
      <w:sz w:val="22"/>
      <w:szCs w:val="22"/>
    </w:rPr>
  </w:style>
  <w:style w:type="paragraph" w:styleId="2">
    <w:name w:val="heading 1"/>
    <w:next w:val="1"/>
    <w:qFormat/>
    <w:uiPriority w:val="0"/>
    <w:pPr>
      <w:keepNext w:val="0"/>
      <w:keepLines w:val="0"/>
      <w:spacing w:before="360" w:after="240"/>
      <w:outlineLvl w:val="0"/>
    </w:pPr>
    <w:rPr>
      <w:rFonts w:ascii="Arial" w:hAnsi="Arial" w:eastAsia="PingFang SC"/>
      <w:b/>
      <w:bCs/>
      <w:color w:val="1A5276"/>
      <w:sz w:val="32"/>
      <w:szCs w:val="32"/>
    </w:rPr>
  </w:style>
  <w:style w:type="paragraph" w:styleId="3">
    <w:name w:val="heading 2"/>
    <w:next w:val="1"/>
    <w:qFormat/>
    <w:uiPriority w:val="0"/>
    <w:pPr>
      <w:keepNext w:val="0"/>
      <w:keepLines w:val="0"/>
      <w:spacing w:before="280" w:after="200"/>
      <w:outlineLvl w:val="1"/>
    </w:pPr>
    <w:rPr>
      <w:rFonts w:ascii="Arial" w:hAnsi="Arial" w:eastAsia="PingFang SC"/>
      <w:b/>
      <w:bCs/>
      <w:color w:val="2E86C1"/>
      <w:sz w:val="28"/>
      <w:szCs w:val="28"/>
    </w:rPr>
  </w:style>
  <w:style w:type="paragraph" w:styleId="4">
    <w:name w:val="heading 3"/>
    <w:next w:val="1"/>
    <w:qFormat/>
    <w:uiPriority w:val="0"/>
    <w:pPr>
      <w:keepNext w:val="0"/>
      <w:keepLines w:val="0"/>
      <w:spacing w:before="200" w:after="160"/>
      <w:outlineLvl w:val="2"/>
    </w:pPr>
    <w:rPr>
      <w:rFonts w:ascii="Arial" w:hAnsi="Arial" w:eastAsia="PingFang SC"/>
      <w:b/>
      <w:bCs/>
      <w:color w:val="333333"/>
      <w:sz w:val="24"/>
      <w:szCs w:val="24"/>
    </w:rPr>
  </w:style>
  <w:style w:type="paragraph" w:styleId="5">
    <w:name w:val="heading 4"/>
    <w:next w:val="1"/>
    <w:qFormat/>
    <w:uiPriority w:val="0"/>
    <w:rPr>
      <w:rFonts w:ascii="Arial" w:hAnsi="Arial" w:eastAsia="PingFang SC"/>
      <w:i/>
      <w:iCs/>
      <w:color w:val="2E74B5"/>
      <w:sz w:val="22"/>
      <w:szCs w:val="22"/>
    </w:rPr>
  </w:style>
  <w:style w:type="paragraph" w:styleId="6">
    <w:name w:val="heading 5"/>
    <w:next w:val="1"/>
    <w:qFormat/>
    <w:uiPriority w:val="0"/>
    <w:rPr>
      <w:rFonts w:ascii="Arial" w:hAnsi="Arial" w:eastAsia="PingFang SC"/>
      <w:color w:val="2E74B5"/>
      <w:sz w:val="22"/>
      <w:szCs w:val="22"/>
    </w:rPr>
  </w:style>
  <w:style w:type="paragraph" w:styleId="7">
    <w:name w:val="heading 6"/>
    <w:next w:val="1"/>
    <w:qFormat/>
    <w:uiPriority w:val="0"/>
    <w:rPr>
      <w:rFonts w:ascii="Arial" w:hAnsi="Arial" w:eastAsia="PingFang SC"/>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PingFang SC"/>
      <w:sz w:val="20"/>
      <w:szCs w:val="20"/>
    </w:rPr>
  </w:style>
  <w:style w:type="paragraph" w:styleId="9">
    <w:name w:val="footnote text"/>
    <w:link w:val="17"/>
    <w:semiHidden/>
    <w:unhideWhenUsed/>
    <w:uiPriority w:val="99"/>
    <w:pPr>
      <w:spacing w:after="0" w:line="240" w:lineRule="auto"/>
    </w:pPr>
    <w:rPr>
      <w:rFonts w:ascii="Arial" w:hAnsi="Arial" w:eastAsia="PingFang SC"/>
      <w:sz w:val="20"/>
      <w:szCs w:val="20"/>
    </w:rPr>
  </w:style>
  <w:style w:type="paragraph" w:styleId="10">
    <w:name w:val="Title"/>
    <w:qFormat/>
    <w:uiPriority w:val="0"/>
    <w:rPr>
      <w:rFonts w:ascii="Arial" w:hAnsi="Arial" w:eastAsia="PingFang SC"/>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PingFang SC"/>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TotalTime>22</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上善若水</cp:lastModifiedBy>
  <dcterms:modified xsi:type="dcterms:W3CDTF">2026-08-19T17:37:50Z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B27A489E7AECF3EFD06B856AA3D4F564_42</vt:lpwstr>
  </property>
</Properties>
</file>